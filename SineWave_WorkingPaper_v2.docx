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0150" w14:textId="6275998A" w:rsidR="00DC3E69"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 xml:space="preserve">RUNNING HEAD: </w:t>
      </w:r>
      <w:del w:id="0" w:author="Carter Daniels" w:date="2022-09-18T22:56:00Z">
        <w:r w:rsidRPr="00473F05" w:rsidDel="00023278">
          <w:rPr>
            <w:rFonts w:ascii="Times New Roman" w:hAnsi="Times New Roman" w:cs="Times New Roman"/>
            <w:sz w:val="24"/>
            <w:szCs w:val="24"/>
          </w:rPr>
          <w:delText>REVISITING DYNAMIC INTERVAL TIMING</w:delText>
        </w:r>
      </w:del>
      <w:ins w:id="1" w:author="Carter Daniels" w:date="2022-09-18T22:56:00Z">
        <w:r w:rsidR="00023278">
          <w:rPr>
            <w:rFonts w:ascii="Times New Roman" w:hAnsi="Times New Roman" w:cs="Times New Roman"/>
            <w:sz w:val="24"/>
            <w:szCs w:val="24"/>
          </w:rPr>
          <w:t>DYNAMIC TIMING VIOLATES SCALAR PROPERTY</w:t>
        </w:r>
      </w:ins>
    </w:p>
    <w:p w14:paraId="5EEE56EB" w14:textId="78895FFE" w:rsidR="00473F05" w:rsidRPr="00473F05" w:rsidRDefault="00473F05" w:rsidP="00473F05">
      <w:pPr>
        <w:rPr>
          <w:rFonts w:ascii="Times New Roman" w:hAnsi="Times New Roman" w:cs="Times New Roman"/>
          <w:sz w:val="24"/>
          <w:szCs w:val="24"/>
        </w:rPr>
      </w:pPr>
    </w:p>
    <w:p w14:paraId="49347F52" w14:textId="7E0543ED" w:rsidR="00473F05" w:rsidRPr="00473F05" w:rsidRDefault="00473F05" w:rsidP="00473F05">
      <w:pPr>
        <w:rPr>
          <w:rFonts w:ascii="Times New Roman" w:hAnsi="Times New Roman" w:cs="Times New Roman"/>
          <w:sz w:val="24"/>
          <w:szCs w:val="24"/>
        </w:rPr>
      </w:pPr>
    </w:p>
    <w:p w14:paraId="2B0BE4D1" w14:textId="0255FA60" w:rsidR="00473F05" w:rsidRPr="00473F05" w:rsidRDefault="00473F05" w:rsidP="00473F05">
      <w:pPr>
        <w:rPr>
          <w:rFonts w:ascii="Times New Roman" w:hAnsi="Times New Roman" w:cs="Times New Roman"/>
          <w:sz w:val="24"/>
          <w:szCs w:val="24"/>
        </w:rPr>
      </w:pPr>
    </w:p>
    <w:p w14:paraId="3772DD30" w14:textId="4C9C49A3" w:rsidR="00473F05" w:rsidRPr="00473F05" w:rsidRDefault="00473F05" w:rsidP="00473F05">
      <w:pPr>
        <w:rPr>
          <w:rFonts w:ascii="Times New Roman" w:hAnsi="Times New Roman" w:cs="Times New Roman"/>
          <w:sz w:val="24"/>
          <w:szCs w:val="24"/>
        </w:rPr>
      </w:pPr>
    </w:p>
    <w:p w14:paraId="22C1E2D6" w14:textId="0E5F38D0" w:rsidR="00473F05" w:rsidRPr="00473F05" w:rsidRDefault="00473F05" w:rsidP="00473F05">
      <w:pPr>
        <w:jc w:val="center"/>
        <w:rPr>
          <w:rFonts w:ascii="Times New Roman" w:hAnsi="Times New Roman" w:cs="Times New Roman"/>
          <w:sz w:val="24"/>
          <w:szCs w:val="24"/>
        </w:rPr>
      </w:pPr>
      <w:del w:id="2" w:author="Katharine E Thompson" w:date="2022-08-30T22:19:00Z">
        <w:r w:rsidRPr="00473F05" w:rsidDel="00DE4077">
          <w:rPr>
            <w:rFonts w:ascii="Times New Roman" w:hAnsi="Times New Roman" w:cs="Times New Roman"/>
            <w:sz w:val="24"/>
            <w:szCs w:val="24"/>
          </w:rPr>
          <w:delText xml:space="preserve">Sinusoidal Timing in Mice: Implications for </w:delText>
        </w:r>
        <w:r w:rsidR="008E5F3F" w:rsidDel="00DE4077">
          <w:rPr>
            <w:rFonts w:ascii="Times New Roman" w:hAnsi="Times New Roman" w:cs="Times New Roman"/>
            <w:sz w:val="24"/>
            <w:szCs w:val="24"/>
          </w:rPr>
          <w:delText xml:space="preserve">Theories of </w:delText>
        </w:r>
        <w:r w:rsidR="00C23E60" w:rsidDel="00DE4077">
          <w:rPr>
            <w:rFonts w:ascii="Times New Roman" w:hAnsi="Times New Roman" w:cs="Times New Roman"/>
            <w:sz w:val="24"/>
            <w:szCs w:val="24"/>
          </w:rPr>
          <w:delText>Dynamic Interval Timing</w:delText>
        </w:r>
      </w:del>
      <w:ins w:id="3" w:author="Katharine E Thompson" w:date="2022-08-30T22:19:00Z">
        <w:r w:rsidR="00DE4077">
          <w:rPr>
            <w:rFonts w:ascii="Times New Roman" w:hAnsi="Times New Roman" w:cs="Times New Roman"/>
            <w:sz w:val="24"/>
            <w:szCs w:val="24"/>
          </w:rPr>
          <w:t>Mice Fail to Show the Scalar Property When Timing Sinewaves</w:t>
        </w:r>
        <w:del w:id="4" w:author="Carter Daniels" w:date="2022-09-19T22:43:00Z">
          <w:r w:rsidR="00DE4077" w:rsidDel="004E3EDD">
            <w:rPr>
              <w:rFonts w:ascii="Times New Roman" w:hAnsi="Times New Roman" w:cs="Times New Roman"/>
              <w:sz w:val="24"/>
              <w:szCs w:val="24"/>
            </w:rPr>
            <w:delText xml:space="preserve"> </w:delText>
          </w:r>
        </w:del>
      </w:ins>
    </w:p>
    <w:p w14:paraId="23B842E7" w14:textId="2A5548A5" w:rsidR="00473F05" w:rsidRPr="00473F05" w:rsidRDefault="00473F05" w:rsidP="00473F05">
      <w:pPr>
        <w:jc w:val="center"/>
        <w:rPr>
          <w:rFonts w:ascii="Times New Roman" w:hAnsi="Times New Roman" w:cs="Times New Roman"/>
          <w:sz w:val="24"/>
          <w:szCs w:val="24"/>
          <w:vertAlign w:val="superscript"/>
        </w:rPr>
      </w:pPr>
      <w:r w:rsidRPr="00473F05">
        <w:rPr>
          <w:rFonts w:ascii="Times New Roman" w:hAnsi="Times New Roman" w:cs="Times New Roman"/>
          <w:sz w:val="24"/>
          <w:szCs w:val="24"/>
        </w:rPr>
        <w:t>Carter W. Daniels</w:t>
      </w:r>
      <w:r w:rsidRPr="00473F05">
        <w:rPr>
          <w:rFonts w:ascii="Times New Roman" w:hAnsi="Times New Roman" w:cs="Times New Roman"/>
          <w:sz w:val="24"/>
          <w:szCs w:val="24"/>
          <w:vertAlign w:val="superscript"/>
        </w:rPr>
        <w:t>1</w:t>
      </w:r>
      <w:ins w:id="5" w:author="Katharine E Thompson" w:date="2022-09-08T20:30:00Z">
        <w:r w:rsidR="00DD7BEC">
          <w:rPr>
            <w:rFonts w:ascii="Times New Roman" w:hAnsi="Times New Roman" w:cs="Times New Roman"/>
            <w:sz w:val="24"/>
            <w:szCs w:val="24"/>
            <w:vertAlign w:val="superscript"/>
          </w:rPr>
          <w:t>,2</w:t>
        </w:r>
        <w:r w:rsidR="00DD7BEC">
          <w:rPr>
            <w:rFonts w:ascii="Times New Roman" w:hAnsi="Times New Roman" w:cs="Times New Roman"/>
            <w:sz w:val="24"/>
            <w:szCs w:val="24"/>
          </w:rPr>
          <w:t xml:space="preserve">, </w:t>
        </w:r>
      </w:ins>
      <w:del w:id="6" w:author="Katharine E Thompson" w:date="2022-09-08T20:30:00Z">
        <w:r w:rsidRPr="00473F05" w:rsidDel="00DD7BEC">
          <w:rPr>
            <w:rFonts w:ascii="Times New Roman" w:hAnsi="Times New Roman" w:cs="Times New Roman"/>
            <w:sz w:val="24"/>
            <w:szCs w:val="24"/>
          </w:rPr>
          <w:delText xml:space="preserve"> &amp;</w:delText>
        </w:r>
      </w:del>
      <w:ins w:id="7" w:author="Katharine E Thompson" w:date="2022-09-08T20:30:00Z">
        <w:r w:rsidR="00DD7BEC">
          <w:rPr>
            <w:rFonts w:ascii="Times New Roman" w:hAnsi="Times New Roman" w:cs="Times New Roman"/>
            <w:sz w:val="24"/>
            <w:szCs w:val="24"/>
          </w:rPr>
          <w:t>Margaret Zhong</w:t>
        </w:r>
        <w:r w:rsidR="00DD7BEC">
          <w:rPr>
            <w:rFonts w:ascii="Times New Roman" w:hAnsi="Times New Roman" w:cs="Times New Roman"/>
            <w:sz w:val="24"/>
            <w:szCs w:val="24"/>
            <w:vertAlign w:val="superscript"/>
          </w:rPr>
          <w:t>2</w:t>
        </w:r>
        <w:r w:rsidR="00DD7BEC">
          <w:rPr>
            <w:rFonts w:ascii="Times New Roman" w:hAnsi="Times New Roman" w:cs="Times New Roman"/>
            <w:sz w:val="24"/>
            <w:szCs w:val="24"/>
          </w:rPr>
          <w:t>, &amp;</w:t>
        </w:r>
      </w:ins>
      <w:r w:rsidRPr="00473F05">
        <w:rPr>
          <w:rFonts w:ascii="Times New Roman" w:hAnsi="Times New Roman" w:cs="Times New Roman"/>
          <w:sz w:val="24"/>
          <w:szCs w:val="24"/>
        </w:rPr>
        <w:t xml:space="preserve"> Peter </w:t>
      </w:r>
      <w:r w:rsidR="00D75040">
        <w:rPr>
          <w:rFonts w:ascii="Times New Roman" w:hAnsi="Times New Roman" w:cs="Times New Roman"/>
          <w:sz w:val="24"/>
          <w:szCs w:val="24"/>
        </w:rPr>
        <w:t xml:space="preserve">D. </w:t>
      </w:r>
      <w:r w:rsidRPr="00473F05">
        <w:rPr>
          <w:rFonts w:ascii="Times New Roman" w:hAnsi="Times New Roman" w:cs="Times New Roman"/>
          <w:sz w:val="24"/>
          <w:szCs w:val="24"/>
        </w:rPr>
        <w:t>Balsam</w:t>
      </w:r>
      <w:ins w:id="8" w:author="Katharine E Thompson" w:date="2022-09-08T20:30:00Z">
        <w:r w:rsidR="00DD7BEC">
          <w:rPr>
            <w:rFonts w:ascii="Times New Roman" w:hAnsi="Times New Roman" w:cs="Times New Roman"/>
            <w:sz w:val="24"/>
            <w:szCs w:val="24"/>
            <w:vertAlign w:val="superscript"/>
          </w:rPr>
          <w:t>1,2</w:t>
        </w:r>
      </w:ins>
      <w:del w:id="9" w:author="Katharine E Thompson" w:date="2022-09-08T20:30:00Z">
        <w:r w:rsidRPr="00473F05" w:rsidDel="00DD7BEC">
          <w:rPr>
            <w:rFonts w:ascii="Times New Roman" w:hAnsi="Times New Roman" w:cs="Times New Roman"/>
            <w:sz w:val="24"/>
            <w:szCs w:val="24"/>
            <w:vertAlign w:val="superscript"/>
          </w:rPr>
          <w:delText>2</w:delText>
        </w:r>
      </w:del>
    </w:p>
    <w:p w14:paraId="313239C3" w14:textId="5C706492" w:rsidR="00473F05" w:rsidRPr="00473F05" w:rsidRDefault="00473F05" w:rsidP="00473F05">
      <w:pPr>
        <w:jc w:val="center"/>
        <w:rPr>
          <w:rFonts w:ascii="Times New Roman" w:hAnsi="Times New Roman" w:cs="Times New Roman"/>
          <w:sz w:val="24"/>
          <w:szCs w:val="24"/>
        </w:rPr>
      </w:pPr>
      <w:r w:rsidRPr="00473F05">
        <w:rPr>
          <w:rFonts w:ascii="Times New Roman" w:hAnsi="Times New Roman" w:cs="Times New Roman"/>
          <w:sz w:val="24"/>
          <w:szCs w:val="24"/>
          <w:vertAlign w:val="superscript"/>
        </w:rPr>
        <w:t>1</w:t>
      </w:r>
      <w:r w:rsidRPr="00473F05">
        <w:rPr>
          <w:rFonts w:ascii="Times New Roman" w:hAnsi="Times New Roman" w:cs="Times New Roman"/>
          <w:sz w:val="24"/>
          <w:szCs w:val="24"/>
        </w:rPr>
        <w:t>Department of Psychiatry, Columbia University</w:t>
      </w:r>
    </w:p>
    <w:p w14:paraId="245EAE2A" w14:textId="5ECF250E" w:rsidR="00473F05" w:rsidRPr="00473F05" w:rsidRDefault="00473F05" w:rsidP="00473F05">
      <w:pPr>
        <w:jc w:val="center"/>
        <w:rPr>
          <w:rFonts w:ascii="Times New Roman" w:hAnsi="Times New Roman" w:cs="Times New Roman"/>
          <w:sz w:val="24"/>
          <w:szCs w:val="24"/>
        </w:rPr>
      </w:pPr>
      <w:r w:rsidRPr="00473F05">
        <w:rPr>
          <w:rFonts w:ascii="Times New Roman" w:hAnsi="Times New Roman" w:cs="Times New Roman"/>
          <w:sz w:val="24"/>
          <w:szCs w:val="24"/>
          <w:vertAlign w:val="superscript"/>
        </w:rPr>
        <w:t>2</w:t>
      </w:r>
      <w:r w:rsidRPr="00473F05">
        <w:rPr>
          <w:rFonts w:ascii="Times New Roman" w:hAnsi="Times New Roman" w:cs="Times New Roman"/>
          <w:sz w:val="24"/>
          <w:szCs w:val="24"/>
        </w:rPr>
        <w:t>Department of Psychology, Barnard College</w:t>
      </w:r>
    </w:p>
    <w:p w14:paraId="2CA29184" w14:textId="73B550AA" w:rsidR="00473F05" w:rsidRPr="00473F05" w:rsidRDefault="00473F05" w:rsidP="00473F05">
      <w:pPr>
        <w:jc w:val="center"/>
        <w:rPr>
          <w:rFonts w:ascii="Times New Roman" w:hAnsi="Times New Roman" w:cs="Times New Roman"/>
          <w:sz w:val="24"/>
          <w:szCs w:val="24"/>
        </w:rPr>
      </w:pPr>
    </w:p>
    <w:p w14:paraId="59268449" w14:textId="262A2486" w:rsidR="00473F05" w:rsidRDefault="00473F05" w:rsidP="00473F05">
      <w:pPr>
        <w:rPr>
          <w:rFonts w:ascii="Times New Roman" w:hAnsi="Times New Roman" w:cs="Times New Roman"/>
          <w:sz w:val="24"/>
          <w:szCs w:val="24"/>
        </w:rPr>
      </w:pPr>
      <w:r>
        <w:rPr>
          <w:rFonts w:ascii="Times New Roman" w:hAnsi="Times New Roman" w:cs="Times New Roman"/>
          <w:sz w:val="24"/>
          <w:szCs w:val="24"/>
        </w:rPr>
        <w:t xml:space="preserve">Word Count: </w:t>
      </w:r>
      <w:r w:rsidRPr="00473F05">
        <w:rPr>
          <w:rFonts w:ascii="Times New Roman" w:hAnsi="Times New Roman" w:cs="Times New Roman"/>
          <w:sz w:val="24"/>
          <w:szCs w:val="24"/>
          <w:highlight w:val="yellow"/>
        </w:rPr>
        <w:t>XXX</w:t>
      </w:r>
    </w:p>
    <w:p w14:paraId="359B9975" w14:textId="1C9D49D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Send Correspondence To:</w:t>
      </w:r>
    </w:p>
    <w:p w14:paraId="2D5AE6EF" w14:textId="7777777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Carter W. Daniels</w:t>
      </w:r>
    </w:p>
    <w:p w14:paraId="135A38F7" w14:textId="57249A0C" w:rsidR="00473F05" w:rsidRPr="00473F05" w:rsidDel="00C1224E" w:rsidRDefault="00473F05" w:rsidP="00473F05">
      <w:pPr>
        <w:rPr>
          <w:del w:id="10" w:author="Katharine E Thompson" w:date="2022-08-30T22:40:00Z"/>
          <w:rFonts w:ascii="Times New Roman" w:hAnsi="Times New Roman" w:cs="Times New Roman"/>
          <w:sz w:val="24"/>
          <w:szCs w:val="24"/>
        </w:rPr>
      </w:pPr>
      <w:del w:id="11" w:author="Katharine E Thompson" w:date="2022-08-30T22:40:00Z">
        <w:r w:rsidRPr="00473F05" w:rsidDel="00C1224E">
          <w:rPr>
            <w:rFonts w:ascii="Times New Roman" w:hAnsi="Times New Roman" w:cs="Times New Roman"/>
            <w:sz w:val="24"/>
            <w:szCs w:val="24"/>
          </w:rPr>
          <w:delText>Department of Psychiatry</w:delText>
        </w:r>
      </w:del>
    </w:p>
    <w:p w14:paraId="074822EB" w14:textId="56FC656E" w:rsidR="00473F05" w:rsidRPr="00473F05" w:rsidDel="00C1224E" w:rsidRDefault="00473F05" w:rsidP="00473F05">
      <w:pPr>
        <w:rPr>
          <w:del w:id="12" w:author="Katharine E Thompson" w:date="2022-08-30T22:40:00Z"/>
          <w:rFonts w:ascii="Times New Roman" w:hAnsi="Times New Roman" w:cs="Times New Roman"/>
          <w:sz w:val="24"/>
          <w:szCs w:val="24"/>
        </w:rPr>
      </w:pPr>
      <w:del w:id="13" w:author="Katharine E Thompson" w:date="2022-08-30T22:40:00Z">
        <w:r w:rsidRPr="00473F05" w:rsidDel="00C1224E">
          <w:rPr>
            <w:rFonts w:ascii="Times New Roman" w:hAnsi="Times New Roman" w:cs="Times New Roman"/>
            <w:sz w:val="24"/>
            <w:szCs w:val="24"/>
          </w:rPr>
          <w:delText>Columbia University</w:delText>
        </w:r>
      </w:del>
    </w:p>
    <w:p w14:paraId="757033E9" w14:textId="03F21A63" w:rsidR="00473F05" w:rsidRPr="00473F05" w:rsidDel="00C1224E" w:rsidRDefault="00473F05" w:rsidP="00473F05">
      <w:pPr>
        <w:rPr>
          <w:del w:id="14" w:author="Katharine E Thompson" w:date="2022-08-30T22:40:00Z"/>
          <w:rFonts w:ascii="Times New Roman" w:hAnsi="Times New Roman" w:cs="Times New Roman"/>
          <w:sz w:val="24"/>
          <w:szCs w:val="24"/>
        </w:rPr>
      </w:pPr>
      <w:del w:id="15" w:author="Katharine E Thompson" w:date="2022-08-30T22:40:00Z">
        <w:r w:rsidRPr="00473F05" w:rsidDel="00C1224E">
          <w:rPr>
            <w:rFonts w:ascii="Times New Roman" w:hAnsi="Times New Roman" w:cs="Times New Roman"/>
            <w:sz w:val="24"/>
            <w:szCs w:val="24"/>
          </w:rPr>
          <w:delText>1051 Riverside Drive Room 5911</w:delText>
        </w:r>
        <w:r w:rsidR="003C4E71" w:rsidDel="00C1224E">
          <w:rPr>
            <w:rFonts w:ascii="Times New Roman" w:hAnsi="Times New Roman" w:cs="Times New Roman"/>
            <w:sz w:val="24"/>
            <w:szCs w:val="24"/>
          </w:rPr>
          <w:delText>C</w:delText>
        </w:r>
      </w:del>
    </w:p>
    <w:p w14:paraId="6C8467BB" w14:textId="11B21CC9" w:rsidR="00473F05" w:rsidRPr="00473F05" w:rsidDel="00C1224E" w:rsidRDefault="00473F05" w:rsidP="00473F05">
      <w:pPr>
        <w:rPr>
          <w:del w:id="16" w:author="Katharine E Thompson" w:date="2022-08-30T22:40:00Z"/>
          <w:rFonts w:ascii="Times New Roman" w:hAnsi="Times New Roman" w:cs="Times New Roman"/>
          <w:sz w:val="24"/>
          <w:szCs w:val="24"/>
        </w:rPr>
      </w:pPr>
      <w:del w:id="17" w:author="Katharine E Thompson" w:date="2022-08-30T22:40:00Z">
        <w:r w:rsidRPr="00473F05" w:rsidDel="00C1224E">
          <w:rPr>
            <w:rFonts w:ascii="Times New Roman" w:hAnsi="Times New Roman" w:cs="Times New Roman"/>
            <w:sz w:val="24"/>
            <w:szCs w:val="24"/>
          </w:rPr>
          <w:delText>New York, NY, 10032</w:delText>
        </w:r>
      </w:del>
    </w:p>
    <w:p w14:paraId="2E8C54F7" w14:textId="7777777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 xml:space="preserve">E-mail: </w:t>
      </w:r>
      <w:hyperlink r:id="rId4" w:history="1">
        <w:r w:rsidRPr="00473F05">
          <w:rPr>
            <w:rStyle w:val="Hyperlink"/>
            <w:rFonts w:ascii="Times New Roman" w:hAnsi="Times New Roman" w:cs="Times New Roman"/>
            <w:sz w:val="24"/>
            <w:szCs w:val="24"/>
          </w:rPr>
          <w:t>carter.wa.daniels@gmail.com</w:t>
        </w:r>
      </w:hyperlink>
    </w:p>
    <w:p w14:paraId="24ACC82C" w14:textId="77777777" w:rsidR="00473F05" w:rsidRPr="00473F05" w:rsidRDefault="00473F05" w:rsidP="00473F05">
      <w:pPr>
        <w:rPr>
          <w:rFonts w:ascii="Times New Roman" w:hAnsi="Times New Roman" w:cs="Times New Roman"/>
          <w:sz w:val="24"/>
          <w:szCs w:val="24"/>
        </w:rPr>
      </w:pPr>
    </w:p>
    <w:p w14:paraId="6D4DA7ED" w14:textId="0795A972" w:rsidR="00473F05" w:rsidRDefault="00473F05">
      <w:r>
        <w:br w:type="page"/>
      </w:r>
    </w:p>
    <w:p w14:paraId="1392334A" w14:textId="5EFFE6B6" w:rsidR="00473F05" w:rsidRPr="00473F05" w:rsidRDefault="00473F05" w:rsidP="00473F05">
      <w:pPr>
        <w:jc w:val="center"/>
        <w:rPr>
          <w:rFonts w:ascii="Times New Roman" w:hAnsi="Times New Roman" w:cs="Times New Roman"/>
        </w:rPr>
      </w:pPr>
      <w:r w:rsidRPr="00473F05">
        <w:rPr>
          <w:rFonts w:ascii="Times New Roman" w:hAnsi="Times New Roman" w:cs="Times New Roman"/>
        </w:rPr>
        <w:lastRenderedPageBreak/>
        <w:t>Abstract</w:t>
      </w:r>
    </w:p>
    <w:p w14:paraId="1A42CFFA" w14:textId="0DB65575" w:rsidR="00473F05" w:rsidRPr="00473F05" w:rsidRDefault="00473F05" w:rsidP="00473F05">
      <w:pPr>
        <w:jc w:val="center"/>
        <w:rPr>
          <w:rFonts w:ascii="Times New Roman" w:hAnsi="Times New Roman" w:cs="Times New Roman"/>
        </w:rPr>
      </w:pPr>
      <w:r w:rsidRPr="00473F05">
        <w:rPr>
          <w:rFonts w:ascii="Times New Roman" w:hAnsi="Times New Roman" w:cs="Times New Roman"/>
        </w:rPr>
        <w:t>[INSERT ABSTRACT TEXT HERE]</w:t>
      </w:r>
    </w:p>
    <w:p w14:paraId="357AB704" w14:textId="54E589EC" w:rsidR="00473F05" w:rsidRDefault="00473F05" w:rsidP="00473F05">
      <w:pPr>
        <w:rPr>
          <w:rFonts w:ascii="Times New Roman" w:hAnsi="Times New Roman" w:cs="Times New Roman"/>
        </w:rPr>
      </w:pPr>
      <w:r w:rsidRPr="00473F05">
        <w:rPr>
          <w:rFonts w:ascii="Times New Roman" w:hAnsi="Times New Roman" w:cs="Times New Roman"/>
          <w:i/>
          <w:iCs/>
        </w:rPr>
        <w:t xml:space="preserve">Keywords: </w:t>
      </w:r>
      <w:r w:rsidRPr="00473F05">
        <w:rPr>
          <w:rFonts w:ascii="Times New Roman" w:hAnsi="Times New Roman" w:cs="Times New Roman"/>
        </w:rPr>
        <w:t xml:space="preserve">Interval Timing, Time Perception, Temporal Tracking, </w:t>
      </w:r>
      <w:r w:rsidR="00D75040">
        <w:rPr>
          <w:rFonts w:ascii="Times New Roman" w:hAnsi="Times New Roman" w:cs="Times New Roman"/>
        </w:rPr>
        <w:t>Sinewave</w:t>
      </w:r>
      <w:r w:rsidRPr="00473F05">
        <w:rPr>
          <w:rFonts w:ascii="Times New Roman" w:hAnsi="Times New Roman" w:cs="Times New Roman"/>
        </w:rPr>
        <w:t xml:space="preserve">, </w:t>
      </w:r>
      <w:r w:rsidR="00D75040">
        <w:rPr>
          <w:rFonts w:ascii="Times New Roman" w:hAnsi="Times New Roman" w:cs="Times New Roman"/>
        </w:rPr>
        <w:t>Dynamic Timing</w:t>
      </w:r>
    </w:p>
    <w:p w14:paraId="6DA1CD09" w14:textId="7343C056" w:rsidR="00473F05" w:rsidRDefault="00473F05">
      <w:pPr>
        <w:rPr>
          <w:rFonts w:ascii="Times New Roman" w:hAnsi="Times New Roman" w:cs="Times New Roman"/>
        </w:rPr>
      </w:pPr>
      <w:r>
        <w:rPr>
          <w:rFonts w:ascii="Times New Roman" w:hAnsi="Times New Roman" w:cs="Times New Roman"/>
        </w:rPr>
        <w:br w:type="page"/>
      </w:r>
    </w:p>
    <w:p w14:paraId="630AE0DB" w14:textId="77777777" w:rsidR="00C1224E" w:rsidRPr="00C1224E" w:rsidRDefault="00C1224E" w:rsidP="00C1224E">
      <w:pPr>
        <w:jc w:val="center"/>
        <w:rPr>
          <w:ins w:id="18" w:author="Katharine E Thompson" w:date="2022-08-30T22:38:00Z"/>
          <w:rFonts w:ascii="Times New Roman" w:hAnsi="Times New Roman" w:cs="Times New Roman"/>
          <w:b/>
          <w:bCs/>
          <w:sz w:val="24"/>
          <w:szCs w:val="24"/>
          <w:rPrChange w:id="19" w:author="Katharine E Thompson" w:date="2022-08-30T22:38:00Z">
            <w:rPr>
              <w:ins w:id="20" w:author="Katharine E Thompson" w:date="2022-08-30T22:38:00Z"/>
              <w:rFonts w:ascii="Times New Roman" w:hAnsi="Times New Roman" w:cs="Times New Roman"/>
              <w:sz w:val="24"/>
              <w:szCs w:val="24"/>
            </w:rPr>
          </w:rPrChange>
        </w:rPr>
      </w:pPr>
      <w:ins w:id="21" w:author="Katharine E Thompson" w:date="2022-08-30T22:38:00Z">
        <w:r w:rsidRPr="00C1224E">
          <w:rPr>
            <w:rFonts w:ascii="Times New Roman" w:hAnsi="Times New Roman" w:cs="Times New Roman"/>
            <w:b/>
            <w:bCs/>
            <w:sz w:val="24"/>
            <w:szCs w:val="24"/>
            <w:rPrChange w:id="22" w:author="Katharine E Thompson" w:date="2022-08-30T22:38:00Z">
              <w:rPr>
                <w:rFonts w:ascii="Times New Roman" w:hAnsi="Times New Roman" w:cs="Times New Roman"/>
                <w:sz w:val="24"/>
                <w:szCs w:val="24"/>
              </w:rPr>
            </w:rPrChange>
          </w:rPr>
          <w:lastRenderedPageBreak/>
          <w:t xml:space="preserve">Mice Fail to Show the Scalar Property When Timing Sinewaves </w:t>
        </w:r>
      </w:ins>
    </w:p>
    <w:p w14:paraId="7EF60B66" w14:textId="597E72E7" w:rsidR="00C23E60" w:rsidDel="00C1224E" w:rsidRDefault="00C23E60" w:rsidP="00C23E60">
      <w:pPr>
        <w:jc w:val="center"/>
        <w:rPr>
          <w:del w:id="23" w:author="Katharine E Thompson" w:date="2022-08-30T22:38:00Z"/>
          <w:rFonts w:ascii="Times New Roman" w:hAnsi="Times New Roman" w:cs="Times New Roman"/>
          <w:b/>
          <w:bCs/>
          <w:sz w:val="24"/>
          <w:szCs w:val="24"/>
        </w:rPr>
      </w:pPr>
      <w:del w:id="24" w:author="Katharine E Thompson" w:date="2022-08-30T22:38:00Z">
        <w:r w:rsidRPr="00C23E60" w:rsidDel="00C1224E">
          <w:rPr>
            <w:rFonts w:ascii="Times New Roman" w:hAnsi="Times New Roman" w:cs="Times New Roman"/>
            <w:b/>
            <w:bCs/>
            <w:sz w:val="24"/>
            <w:szCs w:val="24"/>
          </w:rPr>
          <w:delText>Sinusoidal Timing in Mice: Implications for Theories of Dynamic Interval Timing</w:delText>
        </w:r>
      </w:del>
    </w:p>
    <w:p w14:paraId="1C33F490" w14:textId="4EBBFBB7" w:rsidR="008517F2" w:rsidRPr="00C23E60" w:rsidRDefault="008517F2" w:rsidP="00C23E60">
      <w:pPr>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2CD73F67" w14:textId="0CD8ED0B" w:rsidR="00685C50" w:rsidRDefault="00473F05" w:rsidP="00473F05">
      <w:pPr>
        <w:spacing w:line="480" w:lineRule="auto"/>
        <w:ind w:firstLine="720"/>
        <w:rPr>
          <w:ins w:id="25" w:author="Katharine E Thompson" w:date="2022-09-08T20:34:00Z"/>
          <w:rFonts w:ascii="Times New Roman" w:hAnsi="Times New Roman" w:cs="Times New Roman"/>
          <w:sz w:val="24"/>
          <w:szCs w:val="24"/>
        </w:rPr>
      </w:pPr>
      <w:r>
        <w:rPr>
          <w:rFonts w:ascii="Times New Roman" w:hAnsi="Times New Roman" w:cs="Times New Roman"/>
          <w:sz w:val="24"/>
          <w:szCs w:val="24"/>
        </w:rPr>
        <w:t xml:space="preserve">The study of interval timing—timing in the seconds-to-minutes range—has long been explored in the context of static </w:t>
      </w:r>
      <w:r w:rsidR="00685C50">
        <w:rPr>
          <w:rFonts w:ascii="Times New Roman" w:hAnsi="Times New Roman" w:cs="Times New Roman"/>
          <w:sz w:val="24"/>
          <w:szCs w:val="24"/>
        </w:rPr>
        <w:t>intervals</w:t>
      </w:r>
      <w:r w:rsidR="00C23E60">
        <w:rPr>
          <w:rFonts w:ascii="Times New Roman" w:hAnsi="Times New Roman" w:cs="Times New Roman"/>
          <w:sz w:val="24"/>
          <w:szCs w:val="24"/>
        </w:rPr>
        <w:t xml:space="preserve">; </w:t>
      </w:r>
      <w:r w:rsidR="00685C50">
        <w:rPr>
          <w:rFonts w:ascii="Times New Roman" w:hAnsi="Times New Roman" w:cs="Times New Roman"/>
          <w:sz w:val="24"/>
          <w:szCs w:val="24"/>
        </w:rPr>
        <w:t>intervals that do not change appreciably across trials or sessions</w:t>
      </w:r>
      <w:r>
        <w:rPr>
          <w:rFonts w:ascii="Times New Roman" w:hAnsi="Times New Roman" w:cs="Times New Roman"/>
          <w:sz w:val="24"/>
          <w:szCs w:val="24"/>
        </w:rPr>
        <w:t xml:space="preserve"> </w:t>
      </w:r>
      <w:r w:rsidRPr="00473F05">
        <w:rPr>
          <w:rFonts w:ascii="Times New Roman" w:hAnsi="Times New Roman" w:cs="Times New Roman"/>
          <w:sz w:val="24"/>
          <w:szCs w:val="24"/>
          <w:highlight w:val="yellow"/>
        </w:rPr>
        <w:t>(XXX, XXX, XXX, XXX, XXX, XXX).</w:t>
      </w:r>
      <w:r>
        <w:rPr>
          <w:rFonts w:ascii="Times New Roman" w:hAnsi="Times New Roman" w:cs="Times New Roman"/>
          <w:sz w:val="24"/>
          <w:szCs w:val="24"/>
        </w:rPr>
        <w:t xml:space="preserve"> These studies have yielded two fundamental regularities of interval timing</w:t>
      </w:r>
      <w:r w:rsidR="00685C50">
        <w:rPr>
          <w:rFonts w:ascii="Times New Roman" w:hAnsi="Times New Roman" w:cs="Times New Roman"/>
          <w:sz w:val="24"/>
          <w:szCs w:val="24"/>
        </w:rPr>
        <w:t>.</w:t>
      </w:r>
      <w:r>
        <w:rPr>
          <w:rFonts w:ascii="Times New Roman" w:hAnsi="Times New Roman" w:cs="Times New Roman"/>
          <w:sz w:val="24"/>
          <w:szCs w:val="24"/>
        </w:rPr>
        <w:t xml:space="preserve"> </w:t>
      </w:r>
      <w:r w:rsidR="00685C50">
        <w:rPr>
          <w:rFonts w:ascii="Times New Roman" w:hAnsi="Times New Roman" w:cs="Times New Roman"/>
          <w:sz w:val="24"/>
          <w:szCs w:val="24"/>
        </w:rPr>
        <w:t>I</w:t>
      </w:r>
      <w:r>
        <w:rPr>
          <w:rFonts w:ascii="Times New Roman" w:hAnsi="Times New Roman" w:cs="Times New Roman"/>
          <w:sz w:val="24"/>
          <w:szCs w:val="24"/>
        </w:rPr>
        <w:t xml:space="preserve">ntervals are learned rapidly </w:t>
      </w:r>
      <w:r w:rsidRPr="00685C50">
        <w:rPr>
          <w:rFonts w:ascii="Times New Roman" w:hAnsi="Times New Roman" w:cs="Times New Roman"/>
          <w:sz w:val="24"/>
          <w:szCs w:val="24"/>
          <w:highlight w:val="yellow"/>
        </w:rPr>
        <w:t>(XXX, XXX, XXX; but see XXX)</w:t>
      </w:r>
      <w:r w:rsidR="00685C50">
        <w:rPr>
          <w:rFonts w:ascii="Times New Roman" w:hAnsi="Times New Roman" w:cs="Times New Roman"/>
          <w:sz w:val="24"/>
          <w:szCs w:val="24"/>
        </w:rPr>
        <w:t>;</w:t>
      </w:r>
      <w:r>
        <w:rPr>
          <w:rFonts w:ascii="Times New Roman" w:hAnsi="Times New Roman" w:cs="Times New Roman"/>
          <w:sz w:val="24"/>
          <w:szCs w:val="24"/>
        </w:rPr>
        <w:t xml:space="preserve"> and once learned, the perception of such intervals adhere to a strong form of Weber’s law </w:t>
      </w:r>
      <w:ins w:id="26" w:author="Katharine E Thompson" w:date="2022-08-30T22:20:00Z">
        <w:r w:rsidR="00DE4077">
          <w:rPr>
            <w:rFonts w:ascii="Times New Roman" w:hAnsi="Times New Roman" w:cs="Times New Roman"/>
            <w:sz w:val="24"/>
            <w:szCs w:val="24"/>
          </w:rPr>
          <w:t xml:space="preserve">known as the Scalar Property in which </w:t>
        </w:r>
      </w:ins>
      <w:ins w:id="27" w:author="Katharine E Thompson" w:date="2022-09-08T20:31:00Z">
        <w:r w:rsidR="00DD7BEC">
          <w:rPr>
            <w:rFonts w:ascii="Times New Roman" w:hAnsi="Times New Roman" w:cs="Times New Roman"/>
            <w:sz w:val="24"/>
            <w:szCs w:val="24"/>
          </w:rPr>
          <w:t xml:space="preserve">estimates of </w:t>
        </w:r>
      </w:ins>
      <w:del w:id="28" w:author="Katharine E Thompson" w:date="2022-08-30T22:21:00Z">
        <w:r w:rsidR="00685C50" w:rsidDel="00DE4077">
          <w:rPr>
            <w:rFonts w:ascii="Times New Roman" w:hAnsi="Times New Roman" w:cs="Times New Roman"/>
            <w:sz w:val="24"/>
            <w:szCs w:val="24"/>
          </w:rPr>
          <w:delText>(</w:delText>
        </w:r>
      </w:del>
      <w:r w:rsidR="00685C50">
        <w:rPr>
          <w:rFonts w:ascii="Times New Roman" w:hAnsi="Times New Roman" w:cs="Times New Roman"/>
          <w:sz w:val="24"/>
          <w:szCs w:val="24"/>
        </w:rPr>
        <w:t xml:space="preserve">normalized variance is constant across a </w:t>
      </w:r>
      <w:del w:id="29" w:author="Katharine E Thompson" w:date="2022-09-08T22:24:00Z">
        <w:r w:rsidR="00685C50" w:rsidDel="00EE57E6">
          <w:rPr>
            <w:rFonts w:ascii="Times New Roman" w:hAnsi="Times New Roman" w:cs="Times New Roman"/>
            <w:sz w:val="24"/>
            <w:szCs w:val="24"/>
          </w:rPr>
          <w:delText>wide-range</w:delText>
        </w:r>
      </w:del>
      <w:ins w:id="30" w:author="Katharine E Thompson" w:date="2022-09-08T22:24:00Z">
        <w:r w:rsidR="00EE57E6">
          <w:rPr>
            <w:rFonts w:ascii="Times New Roman" w:hAnsi="Times New Roman" w:cs="Times New Roman"/>
            <w:sz w:val="24"/>
            <w:szCs w:val="24"/>
          </w:rPr>
          <w:t>wide range</w:t>
        </w:r>
      </w:ins>
      <w:r w:rsidR="00685C50">
        <w:rPr>
          <w:rFonts w:ascii="Times New Roman" w:hAnsi="Times New Roman" w:cs="Times New Roman"/>
          <w:sz w:val="24"/>
          <w:szCs w:val="24"/>
        </w:rPr>
        <w:t xml:space="preserve"> of intervals</w:t>
      </w:r>
      <w:ins w:id="31" w:author="Katharine E Thompson" w:date="2022-08-30T22:21:00Z">
        <w:r w:rsidR="00DE4077">
          <w:rPr>
            <w:rFonts w:ascii="Times New Roman" w:hAnsi="Times New Roman" w:cs="Times New Roman"/>
            <w:sz w:val="24"/>
            <w:szCs w:val="24"/>
          </w:rPr>
          <w:t xml:space="preserve"> (</w:t>
        </w:r>
      </w:ins>
      <w:del w:id="32" w:author="Katharine E Thompson" w:date="2022-08-30T22:21:00Z">
        <w:r w:rsidR="00685C50" w:rsidDel="00DE4077">
          <w:rPr>
            <w:rFonts w:ascii="Times New Roman" w:hAnsi="Times New Roman" w:cs="Times New Roman"/>
            <w:sz w:val="24"/>
            <w:szCs w:val="24"/>
          </w:rPr>
          <w:delText xml:space="preserve">; </w:delText>
        </w:r>
      </w:del>
      <w:r w:rsidR="00685C50" w:rsidRPr="00685C50">
        <w:rPr>
          <w:rFonts w:ascii="Times New Roman" w:hAnsi="Times New Roman" w:cs="Times New Roman"/>
          <w:sz w:val="24"/>
          <w:szCs w:val="24"/>
          <w:highlight w:val="yellow"/>
        </w:rPr>
        <w:t>XXX, XXX, XXX, but see XXX)</w:t>
      </w:r>
      <w:r w:rsidR="00685C50">
        <w:rPr>
          <w:rFonts w:ascii="Times New Roman" w:hAnsi="Times New Roman" w:cs="Times New Roman"/>
          <w:sz w:val="24"/>
          <w:szCs w:val="24"/>
        </w:rPr>
        <w:t>. However, it is unclear to what extent these regularities hold in the context of dynamic intervals</w:t>
      </w:r>
      <w:ins w:id="33" w:author="Katharine E Thompson" w:date="2022-09-08T20:31:00Z">
        <w:r w:rsidR="00DD7BEC">
          <w:rPr>
            <w:rFonts w:ascii="Times New Roman" w:hAnsi="Times New Roman" w:cs="Times New Roman"/>
            <w:sz w:val="24"/>
            <w:szCs w:val="24"/>
          </w:rPr>
          <w:t xml:space="preserve"> such as</w:t>
        </w:r>
      </w:ins>
      <w:ins w:id="34" w:author="Katharine E Thompson" w:date="2022-08-30T22:21:00Z">
        <w:r w:rsidR="00DE4077">
          <w:rPr>
            <w:rFonts w:ascii="Times New Roman" w:hAnsi="Times New Roman" w:cs="Times New Roman"/>
            <w:sz w:val="24"/>
            <w:szCs w:val="24"/>
          </w:rPr>
          <w:t xml:space="preserve"> </w:t>
        </w:r>
      </w:ins>
      <w:del w:id="35" w:author="Katharine E Thompson" w:date="2022-08-30T22:21:00Z">
        <w:r w:rsidR="00AE4CDC" w:rsidDel="00DE4077">
          <w:rPr>
            <w:rFonts w:ascii="Times New Roman" w:hAnsi="Times New Roman" w:cs="Times New Roman"/>
            <w:sz w:val="24"/>
            <w:szCs w:val="24"/>
          </w:rPr>
          <w:delText xml:space="preserve">; </w:delText>
        </w:r>
      </w:del>
      <w:r w:rsidR="00685C50">
        <w:rPr>
          <w:rFonts w:ascii="Times New Roman" w:hAnsi="Times New Roman" w:cs="Times New Roman"/>
          <w:sz w:val="24"/>
          <w:szCs w:val="24"/>
        </w:rPr>
        <w:t xml:space="preserve">intervals that change trial-to-trial </w:t>
      </w:r>
      <w:ins w:id="36" w:author="Katharine E Thompson" w:date="2022-08-30T22:21:00Z">
        <w:r w:rsidR="00DE4077">
          <w:rPr>
            <w:rFonts w:ascii="Times New Roman" w:hAnsi="Times New Roman" w:cs="Times New Roman"/>
            <w:sz w:val="24"/>
            <w:szCs w:val="24"/>
          </w:rPr>
          <w:t>(e.g., XXX)</w:t>
        </w:r>
      </w:ins>
      <w:ins w:id="37" w:author="Katharine E Thompson" w:date="2022-09-08T20:32:00Z">
        <w:r w:rsidR="00DD7BEC">
          <w:rPr>
            <w:rFonts w:ascii="Times New Roman" w:hAnsi="Times New Roman" w:cs="Times New Roman"/>
            <w:sz w:val="24"/>
            <w:szCs w:val="24"/>
          </w:rPr>
          <w:t xml:space="preserve">. </w:t>
        </w:r>
      </w:ins>
      <w:del w:id="38" w:author="Katharine E Thompson" w:date="2022-09-08T20:32:00Z">
        <w:r w:rsidR="00685C50" w:rsidDel="00DD7BEC">
          <w:rPr>
            <w:rFonts w:ascii="Times New Roman" w:hAnsi="Times New Roman" w:cs="Times New Roman"/>
            <w:sz w:val="24"/>
            <w:szCs w:val="24"/>
          </w:rPr>
          <w:delText xml:space="preserve">or session-to-session. </w:delText>
        </w:r>
      </w:del>
      <w:del w:id="39" w:author="Katharine E Thompson" w:date="2023-02-23T20:29:00Z">
        <w:r w:rsidR="00E00DAF" w:rsidDel="00013D24">
          <w:rPr>
            <w:rFonts w:ascii="Times New Roman" w:hAnsi="Times New Roman" w:cs="Times New Roman"/>
            <w:sz w:val="24"/>
            <w:szCs w:val="24"/>
          </w:rPr>
          <w:delText xml:space="preserve">Although </w:delText>
        </w:r>
      </w:del>
      <w:r w:rsidR="00E00DAF">
        <w:rPr>
          <w:rFonts w:ascii="Times New Roman" w:hAnsi="Times New Roman" w:cs="Times New Roman"/>
          <w:sz w:val="24"/>
          <w:szCs w:val="24"/>
        </w:rPr>
        <w:t xml:space="preserve">Staddon and colleagues </w:t>
      </w:r>
      <w:del w:id="40" w:author="Katharine E Thompson" w:date="2023-02-23T20:29:00Z">
        <w:r w:rsidR="00E00DAF" w:rsidDel="00013D24">
          <w:rPr>
            <w:rFonts w:ascii="Times New Roman" w:hAnsi="Times New Roman" w:cs="Times New Roman"/>
            <w:sz w:val="24"/>
            <w:szCs w:val="24"/>
          </w:rPr>
          <w:delText xml:space="preserve">have attempted to address these concerns </w:delText>
        </w:r>
      </w:del>
      <w:ins w:id="41" w:author="Katharine E Thompson" w:date="2023-02-23T20:29:00Z">
        <w:r w:rsidR="00013D24">
          <w:rPr>
            <w:rFonts w:ascii="Times New Roman" w:hAnsi="Times New Roman" w:cs="Times New Roman"/>
            <w:sz w:val="24"/>
            <w:szCs w:val="24"/>
          </w:rPr>
          <w:t>studied timing when intervals change trial-to-trial</w:t>
        </w:r>
      </w:ins>
      <w:ins w:id="42" w:author="Katharine E Thompson" w:date="2022-08-30T22:38:00Z">
        <w:r w:rsidR="00C1224E">
          <w:rPr>
            <w:rFonts w:ascii="Times New Roman" w:hAnsi="Times New Roman" w:cs="Times New Roman"/>
            <w:sz w:val="24"/>
            <w:szCs w:val="24"/>
          </w:rPr>
          <w:t xml:space="preserve"> </w:t>
        </w:r>
      </w:ins>
      <w:r w:rsidR="00E00DAF">
        <w:rPr>
          <w:rFonts w:ascii="Times New Roman" w:hAnsi="Times New Roman" w:cs="Times New Roman"/>
          <w:sz w:val="24"/>
          <w:szCs w:val="24"/>
        </w:rPr>
        <w:t>while outlining potential mechanisms (for reviews see Luzardo, Ludvig, &amp; Rivest, 2013; Staddon, Chelaru, &amp; Higa, 2002a, b; Wynne, Staddon, &amp; Delius, 1996)</w:t>
      </w:r>
      <w:ins w:id="43" w:author="Katharine E Thompson" w:date="2023-02-23T20:29:00Z">
        <w:r w:rsidR="00013D24">
          <w:rPr>
            <w:rFonts w:ascii="Times New Roman" w:hAnsi="Times New Roman" w:cs="Times New Roman"/>
            <w:sz w:val="24"/>
            <w:szCs w:val="24"/>
          </w:rPr>
          <w:t xml:space="preserve">; however, </w:t>
        </w:r>
      </w:ins>
      <w:del w:id="44" w:author="Katharine E Thompson" w:date="2023-02-23T20:29:00Z">
        <w:r w:rsidR="00E00DAF" w:rsidDel="00013D24">
          <w:rPr>
            <w:rFonts w:ascii="Times New Roman" w:hAnsi="Times New Roman" w:cs="Times New Roman"/>
            <w:sz w:val="24"/>
            <w:szCs w:val="24"/>
          </w:rPr>
          <w:delText xml:space="preserve">, </w:delText>
        </w:r>
      </w:del>
      <w:r w:rsidR="00E00DAF">
        <w:rPr>
          <w:rFonts w:ascii="Times New Roman" w:hAnsi="Times New Roman" w:cs="Times New Roman"/>
          <w:sz w:val="24"/>
          <w:szCs w:val="24"/>
        </w:rPr>
        <w:t xml:space="preserve">few other researchers have attempted to replicate, let alone expand upon the garnered insights (but see </w:t>
      </w:r>
      <w:r w:rsidR="00F24C44" w:rsidRPr="00524E47">
        <w:rPr>
          <w:rFonts w:ascii="Times New Roman" w:hAnsi="Times New Roman" w:cs="Times New Roman"/>
          <w:sz w:val="24"/>
          <w:szCs w:val="24"/>
        </w:rPr>
        <w:t>Sanabria &amp; Oldenburg</w:t>
      </w:r>
      <w:r w:rsidR="00524E47" w:rsidRPr="00524E47">
        <w:rPr>
          <w:rFonts w:ascii="Times New Roman" w:hAnsi="Times New Roman" w:cs="Times New Roman"/>
          <w:sz w:val="24"/>
          <w:szCs w:val="24"/>
        </w:rPr>
        <w:t>, 2013</w:t>
      </w:r>
      <w:r w:rsidR="00E00DAF" w:rsidRPr="00524E47">
        <w:rPr>
          <w:rFonts w:ascii="Times New Roman" w:hAnsi="Times New Roman" w:cs="Times New Roman"/>
          <w:sz w:val="24"/>
          <w:szCs w:val="24"/>
        </w:rPr>
        <w:t>).</w:t>
      </w:r>
      <w:r w:rsidR="00E00DAF">
        <w:rPr>
          <w:rFonts w:ascii="Times New Roman" w:hAnsi="Times New Roman" w:cs="Times New Roman"/>
          <w:sz w:val="24"/>
          <w:szCs w:val="24"/>
        </w:rPr>
        <w:t xml:space="preserve"> </w:t>
      </w:r>
      <w:ins w:id="45" w:author="Katharine E Thompson" w:date="2022-08-30T22:37:00Z">
        <w:r w:rsidR="00AD6B35">
          <w:rPr>
            <w:rFonts w:ascii="Times New Roman" w:hAnsi="Times New Roman" w:cs="Times New Roman"/>
            <w:sz w:val="24"/>
            <w:szCs w:val="24"/>
          </w:rPr>
          <w:t xml:space="preserve">In the present paper we aimed to replicate </w:t>
        </w:r>
      </w:ins>
      <w:ins w:id="46" w:author="Katharine E Thompson" w:date="2022-08-30T22:38:00Z">
        <w:r w:rsidR="00C1224E">
          <w:rPr>
            <w:rFonts w:ascii="Times New Roman" w:hAnsi="Times New Roman" w:cs="Times New Roman"/>
            <w:sz w:val="24"/>
            <w:szCs w:val="24"/>
          </w:rPr>
          <w:t>and expand Staddon and colleagues</w:t>
        </w:r>
      </w:ins>
      <w:ins w:id="47" w:author="Katharine E Thompson" w:date="2022-08-30T23:48:00Z">
        <w:r w:rsidR="009E2CE2">
          <w:rPr>
            <w:rFonts w:ascii="Times New Roman" w:hAnsi="Times New Roman" w:cs="Times New Roman"/>
            <w:sz w:val="24"/>
            <w:szCs w:val="24"/>
          </w:rPr>
          <w:t xml:space="preserve"> research </w:t>
        </w:r>
      </w:ins>
      <w:ins w:id="48" w:author="Katharine E Thompson" w:date="2022-08-30T22:38:00Z">
        <w:r w:rsidR="00C1224E">
          <w:rPr>
            <w:rFonts w:ascii="Times New Roman" w:hAnsi="Times New Roman" w:cs="Times New Roman"/>
            <w:sz w:val="24"/>
            <w:szCs w:val="24"/>
          </w:rPr>
          <w:t xml:space="preserve">by studying dynamic interval timing in mice. </w:t>
        </w:r>
      </w:ins>
      <w:del w:id="49" w:author="Katharine E Thompson" w:date="2022-08-30T22:36:00Z">
        <w:r w:rsidR="00685C50" w:rsidDel="00AD6B35">
          <w:rPr>
            <w:rFonts w:ascii="Times New Roman" w:hAnsi="Times New Roman" w:cs="Times New Roman"/>
            <w:sz w:val="24"/>
            <w:szCs w:val="24"/>
          </w:rPr>
          <w:delText>Here we explore the dynamics of interval timing in mice when intervals change according to a sinusoidal wave</w:delText>
        </w:r>
        <w:r w:rsidR="00D75040" w:rsidDel="00AD6B35">
          <w:rPr>
            <w:rFonts w:ascii="Times New Roman" w:hAnsi="Times New Roman" w:cs="Times New Roman"/>
            <w:sz w:val="24"/>
            <w:szCs w:val="24"/>
          </w:rPr>
          <w:delText xml:space="preserve"> within a session</w:delText>
        </w:r>
      </w:del>
      <w:del w:id="50" w:author="Katharine E Thompson" w:date="2022-08-30T22:37:00Z">
        <w:r w:rsidR="00685C50" w:rsidDel="00AD6B35">
          <w:rPr>
            <w:rFonts w:ascii="Times New Roman" w:hAnsi="Times New Roman" w:cs="Times New Roman"/>
            <w:sz w:val="24"/>
            <w:szCs w:val="24"/>
          </w:rPr>
          <w:delText>.</w:delText>
        </w:r>
      </w:del>
      <w:del w:id="51" w:author="Katharine E Thompson" w:date="2022-08-30T22:38:00Z">
        <w:r w:rsidR="00685C50" w:rsidDel="00C1224E">
          <w:rPr>
            <w:rFonts w:ascii="Times New Roman" w:hAnsi="Times New Roman" w:cs="Times New Roman"/>
            <w:sz w:val="24"/>
            <w:szCs w:val="24"/>
          </w:rPr>
          <w:delText xml:space="preserve"> </w:delText>
        </w:r>
      </w:del>
    </w:p>
    <w:p w14:paraId="541FD08E" w14:textId="1F8B663C" w:rsidR="00DD7BEC" w:rsidRDefault="00DD7BEC" w:rsidP="00473F05">
      <w:pPr>
        <w:spacing w:line="480" w:lineRule="auto"/>
        <w:ind w:firstLine="720"/>
        <w:rPr>
          <w:rFonts w:ascii="Times New Roman" w:hAnsi="Times New Roman" w:cs="Times New Roman"/>
          <w:sz w:val="24"/>
          <w:szCs w:val="24"/>
        </w:rPr>
      </w:pPr>
      <w:ins w:id="52" w:author="Katharine E Thompson" w:date="2022-09-08T20:34:00Z">
        <w:r>
          <w:rPr>
            <w:rFonts w:ascii="Times New Roman" w:hAnsi="Times New Roman" w:cs="Times New Roman"/>
            <w:sz w:val="24"/>
            <w:szCs w:val="24"/>
          </w:rPr>
          <w:t xml:space="preserve">Staddon and colleagues largely studied dynamic interval timing via two timing </w:t>
        </w:r>
      </w:ins>
      <w:ins w:id="53" w:author="Katharine E Thompson" w:date="2022-09-08T20:35:00Z">
        <w:r w:rsidR="0018206A">
          <w:rPr>
            <w:rFonts w:ascii="Times New Roman" w:hAnsi="Times New Roman" w:cs="Times New Roman"/>
            <w:sz w:val="24"/>
            <w:szCs w:val="24"/>
          </w:rPr>
          <w:t>procedures: a</w:t>
        </w:r>
        <w:r>
          <w:rPr>
            <w:rFonts w:ascii="Times New Roman" w:hAnsi="Times New Roman" w:cs="Times New Roman"/>
            <w:sz w:val="24"/>
            <w:szCs w:val="24"/>
          </w:rPr>
          <w:t xml:space="preserve"> response-initiated delay (RID) and fixed-interval schedule of reinforcement (FI). </w:t>
        </w:r>
        <w:r w:rsidR="0018206A">
          <w:rPr>
            <w:rFonts w:ascii="Times New Roman" w:hAnsi="Times New Roman" w:cs="Times New Roman"/>
            <w:sz w:val="24"/>
            <w:szCs w:val="24"/>
          </w:rPr>
          <w:t>I</w:t>
        </w:r>
        <w:r>
          <w:rPr>
            <w:rFonts w:ascii="Times New Roman" w:hAnsi="Times New Roman" w:cs="Times New Roman"/>
            <w:sz w:val="24"/>
            <w:szCs w:val="24"/>
          </w:rPr>
          <w:t>n RID,</w:t>
        </w:r>
      </w:ins>
      <w:ins w:id="54" w:author="Katharine E Thompson" w:date="2022-09-08T20:36:00Z">
        <w:r w:rsidR="0018206A">
          <w:rPr>
            <w:rFonts w:ascii="Times New Roman" w:hAnsi="Times New Roman" w:cs="Times New Roman"/>
            <w:sz w:val="24"/>
            <w:szCs w:val="24"/>
          </w:rPr>
          <w:t xml:space="preserve"> </w:t>
        </w:r>
      </w:ins>
      <w:ins w:id="55" w:author="Katharine E Thompson" w:date="2022-09-08T20:41:00Z">
        <w:r w:rsidR="00FC3B1B">
          <w:rPr>
            <w:rFonts w:ascii="Times New Roman" w:hAnsi="Times New Roman" w:cs="Times New Roman"/>
            <w:sz w:val="24"/>
            <w:szCs w:val="24"/>
          </w:rPr>
          <w:t>subjects initiate intervals via a single response (e.g., pigeons peck a key or rats press a lever); after the interval elapses, response-independent reward is delive</w:t>
        </w:r>
      </w:ins>
      <w:ins w:id="56" w:author="Katharine E Thompson" w:date="2022-09-08T20:42:00Z">
        <w:r w:rsidR="00FC3B1B">
          <w:rPr>
            <w:rFonts w:ascii="Times New Roman" w:hAnsi="Times New Roman" w:cs="Times New Roman"/>
            <w:sz w:val="24"/>
            <w:szCs w:val="24"/>
          </w:rPr>
          <w:t xml:space="preserve">red. </w:t>
        </w:r>
      </w:ins>
      <w:ins w:id="57" w:author="Katharine E Thompson" w:date="2022-09-08T20:36:00Z">
        <w:r w:rsidR="0018206A">
          <w:rPr>
            <w:rFonts w:ascii="Times New Roman" w:hAnsi="Times New Roman" w:cs="Times New Roman"/>
            <w:sz w:val="24"/>
            <w:szCs w:val="24"/>
          </w:rPr>
          <w:t xml:space="preserve"> </w:t>
        </w:r>
      </w:ins>
      <w:ins w:id="58" w:author="Katharine E Thompson" w:date="2022-09-08T20:37:00Z">
        <w:r w:rsidR="0018206A">
          <w:rPr>
            <w:rFonts w:ascii="Times New Roman" w:hAnsi="Times New Roman" w:cs="Times New Roman"/>
            <w:sz w:val="24"/>
            <w:szCs w:val="24"/>
          </w:rPr>
          <w:t xml:space="preserve">In FI, </w:t>
        </w:r>
      </w:ins>
      <w:ins w:id="59" w:author="Katharine E Thompson" w:date="2022-09-08T20:42:00Z">
        <w:r w:rsidR="00FC3B1B">
          <w:rPr>
            <w:rFonts w:ascii="Times New Roman" w:hAnsi="Times New Roman" w:cs="Times New Roman"/>
            <w:sz w:val="24"/>
            <w:szCs w:val="24"/>
          </w:rPr>
          <w:t xml:space="preserve">intervals are typically initiated by the experimenter (e.g., via </w:t>
        </w:r>
      </w:ins>
      <w:ins w:id="60" w:author="Katharine E Thompson" w:date="2022-09-08T20:38:00Z">
        <w:r w:rsidR="0018206A">
          <w:rPr>
            <w:rFonts w:ascii="Times New Roman" w:hAnsi="Times New Roman" w:cs="Times New Roman"/>
            <w:sz w:val="24"/>
            <w:szCs w:val="24"/>
          </w:rPr>
          <w:t>illuminating a light, extending a lever, turning on an audible tone</w:t>
        </w:r>
      </w:ins>
      <w:ins w:id="61" w:author="Katharine E Thompson" w:date="2022-09-08T20:42:00Z">
        <w:r w:rsidR="00FC3B1B">
          <w:rPr>
            <w:rFonts w:ascii="Times New Roman" w:hAnsi="Times New Roman" w:cs="Times New Roman"/>
            <w:sz w:val="24"/>
            <w:szCs w:val="24"/>
          </w:rPr>
          <w:t>; but see XXX and XXX for RI variants of FI</w:t>
        </w:r>
      </w:ins>
      <w:ins w:id="62" w:author="Katharine E Thompson" w:date="2022-09-08T20:38:00Z">
        <w:r w:rsidR="0018206A">
          <w:rPr>
            <w:rFonts w:ascii="Times New Roman" w:hAnsi="Times New Roman" w:cs="Times New Roman"/>
            <w:sz w:val="24"/>
            <w:szCs w:val="24"/>
          </w:rPr>
          <w:t>)</w:t>
        </w:r>
      </w:ins>
      <w:ins w:id="63" w:author="Katharine E Thompson" w:date="2022-09-08T20:43:00Z">
        <w:r w:rsidR="00FC3B1B">
          <w:rPr>
            <w:rFonts w:ascii="Times New Roman" w:hAnsi="Times New Roman" w:cs="Times New Roman"/>
            <w:sz w:val="24"/>
            <w:szCs w:val="24"/>
          </w:rPr>
          <w:t xml:space="preserve"> and </w:t>
        </w:r>
      </w:ins>
      <w:ins w:id="64" w:author="Katharine E Thompson" w:date="2022-09-08T20:39:00Z">
        <w:r w:rsidR="0018206A">
          <w:rPr>
            <w:rFonts w:ascii="Times New Roman" w:hAnsi="Times New Roman" w:cs="Times New Roman"/>
            <w:sz w:val="24"/>
            <w:szCs w:val="24"/>
          </w:rPr>
          <w:t xml:space="preserve">response-dependent reward is delivered following the first response </w:t>
        </w:r>
      </w:ins>
      <w:ins w:id="65" w:author="Katharine E Thompson" w:date="2022-09-08T20:43:00Z">
        <w:r w:rsidR="00FC3B1B">
          <w:rPr>
            <w:rFonts w:ascii="Times New Roman" w:hAnsi="Times New Roman" w:cs="Times New Roman"/>
            <w:sz w:val="24"/>
            <w:szCs w:val="24"/>
          </w:rPr>
          <w:t xml:space="preserve">the interval elapses. </w:t>
        </w:r>
      </w:ins>
      <w:ins w:id="66" w:author="Katharine E Thompson" w:date="2022-09-08T20:45:00Z">
        <w:r w:rsidR="00451AFE">
          <w:rPr>
            <w:rFonts w:ascii="Times New Roman" w:hAnsi="Times New Roman" w:cs="Times New Roman"/>
            <w:sz w:val="24"/>
            <w:szCs w:val="24"/>
          </w:rPr>
          <w:t>To keep timing performance comparable between both procedures,</w:t>
        </w:r>
      </w:ins>
      <w:ins w:id="67" w:author="Katharine E Thompson" w:date="2023-02-23T20:30:00Z">
        <w:r w:rsidR="00013D24">
          <w:rPr>
            <w:rFonts w:ascii="Times New Roman" w:hAnsi="Times New Roman" w:cs="Times New Roman"/>
            <w:sz w:val="24"/>
            <w:szCs w:val="24"/>
          </w:rPr>
          <w:t xml:space="preserve"> we focus on</w:t>
        </w:r>
      </w:ins>
      <w:ins w:id="68" w:author="Katharine E Thompson" w:date="2022-09-08T20:45:00Z">
        <w:r w:rsidR="00451AFE">
          <w:rPr>
            <w:rFonts w:ascii="Times New Roman" w:hAnsi="Times New Roman" w:cs="Times New Roman"/>
            <w:sz w:val="24"/>
            <w:szCs w:val="24"/>
          </w:rPr>
          <w:t xml:space="preserve"> Staddon and colleagues </w:t>
        </w:r>
      </w:ins>
      <w:ins w:id="69" w:author="Katharine E Thompson" w:date="2023-02-23T20:30:00Z">
        <w:r w:rsidR="00013D24">
          <w:rPr>
            <w:rFonts w:ascii="Times New Roman" w:hAnsi="Times New Roman" w:cs="Times New Roman"/>
            <w:sz w:val="24"/>
            <w:szCs w:val="24"/>
          </w:rPr>
          <w:t xml:space="preserve">preferred measure of </w:t>
        </w:r>
        <w:r w:rsidR="00013D24">
          <w:rPr>
            <w:rFonts w:ascii="Times New Roman" w:hAnsi="Times New Roman" w:cs="Times New Roman"/>
            <w:sz w:val="24"/>
            <w:szCs w:val="24"/>
          </w:rPr>
          <w:lastRenderedPageBreak/>
          <w:t>timing performa</w:t>
        </w:r>
      </w:ins>
      <w:ins w:id="70" w:author="Katharine E Thompson" w:date="2023-02-23T20:31:00Z">
        <w:r w:rsidR="00013D24">
          <w:rPr>
            <w:rFonts w:ascii="Times New Roman" w:hAnsi="Times New Roman" w:cs="Times New Roman"/>
            <w:sz w:val="24"/>
            <w:szCs w:val="24"/>
          </w:rPr>
          <w:t xml:space="preserve">nce: </w:t>
        </w:r>
      </w:ins>
      <w:ins w:id="71" w:author="Katharine E Thompson" w:date="2022-09-08T20:45:00Z">
        <w:r w:rsidR="00451AFE">
          <w:rPr>
            <w:rFonts w:ascii="Times New Roman" w:hAnsi="Times New Roman" w:cs="Times New Roman"/>
            <w:sz w:val="24"/>
            <w:szCs w:val="24"/>
          </w:rPr>
          <w:t>the initial pause following reinforcement and just before the first response. T</w:t>
        </w:r>
      </w:ins>
      <w:ins w:id="72" w:author="Katharine E Thompson" w:date="2022-09-08T20:44:00Z">
        <w:r w:rsidR="00FC3B1B">
          <w:rPr>
            <w:rFonts w:ascii="Times New Roman" w:hAnsi="Times New Roman" w:cs="Times New Roman"/>
            <w:sz w:val="24"/>
            <w:szCs w:val="24"/>
          </w:rPr>
          <w:t>his time is referred to as the post-reinforcement pause (PRP) or latency-to-the-</w:t>
        </w:r>
      </w:ins>
      <w:ins w:id="73" w:author="Katharine E Thompson" w:date="2022-09-08T20:45:00Z">
        <w:r w:rsidR="00FC3B1B">
          <w:rPr>
            <w:rFonts w:ascii="Times New Roman" w:hAnsi="Times New Roman" w:cs="Times New Roman"/>
            <w:sz w:val="24"/>
            <w:szCs w:val="24"/>
          </w:rPr>
          <w:t>first response</w:t>
        </w:r>
      </w:ins>
      <w:ins w:id="74" w:author="Katharine E Thompson" w:date="2022-09-08T20:44:00Z">
        <w:r w:rsidR="00FC3B1B">
          <w:rPr>
            <w:rFonts w:ascii="Times New Roman" w:hAnsi="Times New Roman" w:cs="Times New Roman"/>
            <w:sz w:val="24"/>
            <w:szCs w:val="24"/>
          </w:rPr>
          <w:t xml:space="preserve"> (LFR).</w:t>
        </w:r>
      </w:ins>
      <w:ins w:id="75" w:author="Katharine E Thompson" w:date="2022-09-08T20:46:00Z">
        <w:r w:rsidR="00451AFE">
          <w:rPr>
            <w:rFonts w:ascii="Times New Roman" w:hAnsi="Times New Roman" w:cs="Times New Roman"/>
            <w:sz w:val="24"/>
            <w:szCs w:val="24"/>
          </w:rPr>
          <w:t xml:space="preserve"> Importantly, prior work indicates both the PRP and LFR are sensitive to the passage of time </w:t>
        </w:r>
        <w:r w:rsidR="00451AFE" w:rsidRPr="00451AFE">
          <w:rPr>
            <w:rFonts w:ascii="Times New Roman" w:hAnsi="Times New Roman" w:cs="Times New Roman"/>
            <w:sz w:val="24"/>
            <w:szCs w:val="24"/>
            <w:highlight w:val="yellow"/>
            <w:rPrChange w:id="76" w:author="Katharine E Thompson" w:date="2022-09-08T20:46:00Z">
              <w:rPr>
                <w:rFonts w:ascii="Times New Roman" w:hAnsi="Times New Roman" w:cs="Times New Roman"/>
                <w:sz w:val="24"/>
                <w:szCs w:val="24"/>
              </w:rPr>
            </w:rPrChange>
          </w:rPr>
          <w:t>(XXX, XXX, XXX).</w:t>
        </w:r>
        <w:r w:rsidR="00451AFE">
          <w:rPr>
            <w:rFonts w:ascii="Times New Roman" w:hAnsi="Times New Roman" w:cs="Times New Roman"/>
            <w:sz w:val="24"/>
            <w:szCs w:val="24"/>
          </w:rPr>
          <w:t xml:space="preserve"> </w:t>
        </w:r>
      </w:ins>
    </w:p>
    <w:p w14:paraId="60C4AA62" w14:textId="5E980233" w:rsidR="00ED343C" w:rsidRDefault="00451AFE" w:rsidP="00AD6B35">
      <w:pPr>
        <w:pStyle w:val="NormalWeb"/>
        <w:spacing w:before="0" w:beforeAutospacing="0" w:after="160" w:afterAutospacing="0" w:line="480" w:lineRule="auto"/>
        <w:ind w:firstLine="720"/>
        <w:rPr>
          <w:ins w:id="77" w:author="Katharine E Thompson" w:date="2022-08-30T22:39:00Z"/>
          <w:color w:val="000000"/>
        </w:rPr>
      </w:pPr>
      <w:ins w:id="78" w:author="Katharine E Thompson" w:date="2022-09-08T20:46:00Z">
        <w:r>
          <w:rPr>
            <w:color w:val="000000"/>
          </w:rPr>
          <w:t xml:space="preserve">Staddon and colleagues found that </w:t>
        </w:r>
      </w:ins>
      <w:ins w:id="79" w:author="Katharine E Thompson" w:date="2022-09-08T20:47:00Z">
        <w:r>
          <w:rPr>
            <w:color w:val="000000"/>
          </w:rPr>
          <w:t xml:space="preserve">the PRP in both pigeons and rats was a useful metric of dynamic interval timing. </w:t>
        </w:r>
      </w:ins>
      <w:del w:id="80" w:author="Katharine E Thompson" w:date="2022-09-08T20:47:00Z">
        <w:r w:rsidR="000800A8" w:rsidDel="00451AFE">
          <w:rPr>
            <w:color w:val="000000"/>
          </w:rPr>
          <w:delText xml:space="preserve">Much of the work on dynamic interval timing conducted by Staddon and colleagues was conducted in pigeons and to a lesser extent, rats </w:delText>
        </w:r>
      </w:del>
      <w:ins w:id="81" w:author="Carter Daniels" w:date="2021-07-01T11:28:00Z">
        <w:del w:id="82" w:author="Katharine E Thompson" w:date="2022-09-08T20:47:00Z">
          <w:r w:rsidR="000800A8" w:rsidDel="00451AFE">
            <w:rPr>
              <w:color w:val="000000"/>
            </w:rPr>
            <w:delText xml:space="preserve">by Staddon and colleagues </w:delText>
          </w:r>
        </w:del>
      </w:ins>
      <w:del w:id="83" w:author="Katharine E Thompson" w:date="2022-09-08T20:47:00Z">
        <w:r w:rsidR="000800A8" w:rsidDel="00451AFE">
          <w:rPr>
            <w:color w:val="000000"/>
          </w:rPr>
          <w:delText xml:space="preserve">(see </w:delText>
        </w:r>
        <w:r w:rsidR="000800A8" w:rsidDel="00451AFE">
          <w:rPr>
            <w:color w:val="000000"/>
            <w:shd w:val="clear" w:color="auto" w:fill="FFFF00"/>
          </w:rPr>
          <w:delText>XXX</w:delText>
        </w:r>
        <w:r w:rsidR="000800A8" w:rsidDel="00451AFE">
          <w:rPr>
            <w:color w:val="000000"/>
          </w:rPr>
          <w:delText xml:space="preserve">). </w:delText>
        </w:r>
      </w:del>
      <w:r w:rsidR="000800A8">
        <w:rPr>
          <w:color w:val="000000"/>
        </w:rPr>
        <w:t xml:space="preserve">A </w:t>
      </w:r>
      <w:ins w:id="84" w:author="Katharine E Thompson" w:date="2022-08-30T22:28:00Z">
        <w:r w:rsidR="004A1C6E">
          <w:rPr>
            <w:color w:val="000000"/>
          </w:rPr>
          <w:t xml:space="preserve">brief review of this research suggests </w:t>
        </w:r>
      </w:ins>
      <w:ins w:id="85" w:author="Katharine E Thompson" w:date="2022-08-30T22:30:00Z">
        <w:r w:rsidR="004A1C6E">
          <w:rPr>
            <w:color w:val="000000"/>
          </w:rPr>
          <w:t>some stand-out features of dynamic interval timing worth noting</w:t>
        </w:r>
      </w:ins>
      <w:ins w:id="86" w:author="Katharine E Thompson" w:date="2022-08-30T22:28:00Z">
        <w:r w:rsidR="004A1C6E">
          <w:rPr>
            <w:color w:val="000000"/>
          </w:rPr>
          <w:t xml:space="preserve">. </w:t>
        </w:r>
      </w:ins>
      <w:ins w:id="87" w:author="Katharine E Thompson" w:date="2022-08-30T22:31:00Z">
        <w:r w:rsidR="004A1C6E">
          <w:rPr>
            <w:color w:val="000000"/>
          </w:rPr>
          <w:t xml:space="preserve">First, </w:t>
        </w:r>
      </w:ins>
      <w:del w:id="88" w:author="Katharine E Thompson" w:date="2022-08-30T22:28:00Z">
        <w:r w:rsidR="000800A8" w:rsidDel="004A1C6E">
          <w:rPr>
            <w:color w:val="000000"/>
          </w:rPr>
          <w:delText xml:space="preserve">review of their research suggests some important findings worth revisiting. </w:delText>
        </w:r>
      </w:del>
      <w:ins w:id="89" w:author="Carter Daniels" w:date="2021-07-01T11:28:00Z">
        <w:del w:id="90" w:author="Katharine E Thompson" w:date="2022-08-30T22:22:00Z">
          <w:r w:rsidR="000800A8" w:rsidDel="00ED343C">
            <w:rPr>
              <w:color w:val="000000"/>
            </w:rPr>
            <w:delText xml:space="preserve">First, tracking of dynamic intervals does not appear to adhere to the scalar property typically evidenced in tracking of static intervals. </w:delText>
          </w:r>
        </w:del>
      </w:ins>
      <w:ins w:id="91" w:author="Carter Daniels" w:date="2021-07-01T11:37:00Z">
        <w:del w:id="92" w:author="Katharine E Thompson" w:date="2022-08-30T22:22:00Z">
          <w:r w:rsidR="000800A8" w:rsidDel="00ED343C">
            <w:rPr>
              <w:color w:val="000000"/>
            </w:rPr>
            <w:delText>P</w:delText>
          </w:r>
        </w:del>
      </w:ins>
      <w:ins w:id="93" w:author="Carter Daniels" w:date="2021-07-01T11:30:00Z">
        <w:del w:id="94" w:author="Katharine E Thompson" w:date="2022-08-30T22:22:00Z">
          <w:r w:rsidR="000800A8" w:rsidDel="00ED343C">
            <w:rPr>
              <w:color w:val="000000"/>
            </w:rPr>
            <w:delText>igeons</w:delText>
          </w:r>
        </w:del>
      </w:ins>
      <w:ins w:id="95" w:author="Carter Daniels" w:date="2021-07-01T11:29:00Z">
        <w:del w:id="96" w:author="Katharine E Thompson" w:date="2022-08-30T22:22:00Z">
          <w:r w:rsidR="000800A8" w:rsidDel="00ED343C">
            <w:rPr>
              <w:color w:val="000000"/>
            </w:rPr>
            <w:delText xml:space="preserve"> are able to track a threefold range in intervals, </w:delText>
          </w:r>
        </w:del>
      </w:ins>
      <w:commentRangeStart w:id="97"/>
      <w:ins w:id="98" w:author="Carter Daniels" w:date="2021-07-01T11:37:00Z">
        <w:del w:id="99" w:author="Katharine E Thompson" w:date="2022-08-30T22:22:00Z">
          <w:r w:rsidR="000800A8" w:rsidDel="00ED343C">
            <w:rPr>
              <w:color w:val="000000"/>
            </w:rPr>
            <w:delText xml:space="preserve">but </w:delText>
          </w:r>
        </w:del>
      </w:ins>
      <w:ins w:id="100" w:author="Carter Daniels" w:date="2021-07-01T11:30:00Z">
        <w:del w:id="101" w:author="Katharine E Thompson" w:date="2022-08-30T22:22:00Z">
          <w:r w:rsidR="000800A8" w:rsidDel="00ED343C">
            <w:rPr>
              <w:color w:val="000000"/>
            </w:rPr>
            <w:delText>the</w:delText>
          </w:r>
        </w:del>
      </w:ins>
      <w:ins w:id="102" w:author="Carter Daniels" w:date="2021-07-01T11:38:00Z">
        <w:del w:id="103" w:author="Katharine E Thompson" w:date="2022-08-30T22:22:00Z">
          <w:r w:rsidR="008F466A" w:rsidDel="00ED343C">
            <w:rPr>
              <w:color w:val="000000"/>
            </w:rPr>
            <w:delText xml:space="preserve"> mean and variance of</w:delText>
          </w:r>
        </w:del>
      </w:ins>
      <w:ins w:id="104" w:author="Carter Daniels" w:date="2021-07-01T11:30:00Z">
        <w:del w:id="105" w:author="Katharine E Thompson" w:date="2022-08-30T22:22:00Z">
          <w:r w:rsidR="000800A8" w:rsidDel="00ED343C">
            <w:rPr>
              <w:color w:val="000000"/>
            </w:rPr>
            <w:delText xml:space="preserve"> post-reinforcement pauses barely increased two-fold</w:delText>
          </w:r>
        </w:del>
      </w:ins>
      <w:ins w:id="106" w:author="Carter Daniels" w:date="2021-07-01T11:31:00Z">
        <w:del w:id="107" w:author="Katharine E Thompson" w:date="2022-08-30T22:22:00Z">
          <w:r w:rsidR="000800A8" w:rsidDel="00ED343C">
            <w:rPr>
              <w:color w:val="000000"/>
            </w:rPr>
            <w:delText xml:space="preserve"> </w:delText>
          </w:r>
        </w:del>
      </w:ins>
      <w:commentRangeEnd w:id="97"/>
      <w:ins w:id="108" w:author="Carter Daniels" w:date="2021-07-01T11:54:00Z">
        <w:del w:id="109" w:author="Katharine E Thompson" w:date="2022-08-30T22:22:00Z">
          <w:r w:rsidR="00297952" w:rsidDel="00ED343C">
            <w:rPr>
              <w:rStyle w:val="CommentReference"/>
              <w:rFonts w:asciiTheme="minorHAnsi" w:eastAsiaTheme="minorHAnsi" w:hAnsiTheme="minorHAnsi" w:cstheme="minorBidi"/>
            </w:rPr>
            <w:commentReference w:id="97"/>
          </w:r>
        </w:del>
      </w:ins>
      <w:del w:id="110" w:author="Katharine E Thompson" w:date="2022-08-30T22:22:00Z">
        <w:r w:rsidR="000800A8" w:rsidDel="00ED343C">
          <w:rPr>
            <w:color w:val="000000"/>
          </w:rPr>
          <w:delText>Ubiquitous across many forms of timing, the scalar property assumes that timing accuracy is relative to the size of the interval timed. Response gradients of different time durations superpose when scaled to a relative time scale, demonstrating time-scale invariance(Gibbon 1977, Gallistel &amp; Gibbon, 2000). In terms of dynamic timing, data often does not demonstrate the time-scale invariance seen in static timing. While doubling intervals of interest in static schedules results in responses that are twice as long and variable, interval variation across a threefold range in dynamic schedules results in the post-reinforcement pauses to less than double (</w:delText>
        </w:r>
        <w:commentRangeStart w:id="111"/>
        <w:r w:rsidR="000800A8" w:rsidDel="00ED343C">
          <w:rPr>
            <w:color w:val="000000"/>
          </w:rPr>
          <w:delText xml:space="preserve">Gibbon 1977, </w:delText>
        </w:r>
        <w:commentRangeEnd w:id="111"/>
        <w:r w:rsidR="000800A8" w:rsidDel="00ED343C">
          <w:rPr>
            <w:rStyle w:val="CommentReference"/>
            <w:rFonts w:asciiTheme="minorHAnsi" w:eastAsiaTheme="minorHAnsi" w:hAnsiTheme="minorHAnsi" w:cstheme="minorBidi"/>
          </w:rPr>
          <w:commentReference w:id="111"/>
        </w:r>
        <w:commentRangeStart w:id="112"/>
        <w:r w:rsidR="000800A8" w:rsidDel="00ED343C">
          <w:rPr>
            <w:color w:val="000000"/>
          </w:rPr>
          <w:delText>Innis and Staddon 1971, Higa et al. 1991, Ludvig and Staddon 2004, Ludvig and Staddon 2005</w:delText>
        </w:r>
        <w:commentRangeEnd w:id="112"/>
        <w:r w:rsidR="000800A8" w:rsidDel="00ED343C">
          <w:rPr>
            <w:rStyle w:val="CommentReference"/>
            <w:rFonts w:asciiTheme="minorHAnsi" w:eastAsiaTheme="minorHAnsi" w:hAnsiTheme="minorHAnsi" w:cstheme="minorBidi"/>
          </w:rPr>
          <w:commentReference w:id="112"/>
        </w:r>
        <w:r w:rsidR="000800A8" w:rsidDel="00ED343C">
          <w:rPr>
            <w:color w:val="000000"/>
          </w:rPr>
          <w:delText xml:space="preserve">). </w:delText>
        </w:r>
      </w:del>
      <w:ins w:id="113" w:author="Katharine E Thompson" w:date="2022-08-30T22:31:00Z">
        <w:r w:rsidR="004A1C6E">
          <w:rPr>
            <w:color w:val="000000"/>
          </w:rPr>
          <w:t>l</w:t>
        </w:r>
      </w:ins>
      <w:ins w:id="114" w:author="Katharine E Thompson" w:date="2022-08-30T22:28:00Z">
        <w:r w:rsidR="004A1C6E">
          <w:rPr>
            <w:color w:val="000000"/>
          </w:rPr>
          <w:t>ike the tracking of static intervals</w:t>
        </w:r>
      </w:ins>
      <w:ins w:id="115" w:author="Carter Daniels" w:date="2021-07-01T11:36:00Z">
        <w:del w:id="116" w:author="Katharine E Thompson" w:date="2022-08-30T22:23:00Z">
          <w:r w:rsidR="000800A8" w:rsidDel="00ED343C">
            <w:rPr>
              <w:color w:val="000000"/>
            </w:rPr>
            <w:delText>Second</w:delText>
          </w:r>
        </w:del>
      </w:ins>
      <w:ins w:id="117" w:author="Katharine E Thompson" w:date="2022-08-30T22:23:00Z">
        <w:r w:rsidR="00ED343C">
          <w:rPr>
            <w:color w:val="000000"/>
          </w:rPr>
          <w:t xml:space="preserve">, tracking of dynamic intervals appears abruptly </w:t>
        </w:r>
      </w:ins>
      <w:ins w:id="118" w:author="Katharine E Thompson" w:date="2022-08-30T22:30:00Z">
        <w:r w:rsidR="004A1C6E">
          <w:rPr>
            <w:color w:val="000000"/>
          </w:rPr>
          <w:t xml:space="preserve">with few notable changes in </w:t>
        </w:r>
      </w:ins>
      <w:ins w:id="119" w:author="Katharine E Thompson" w:date="2022-09-08T20:47:00Z">
        <w:r>
          <w:rPr>
            <w:color w:val="000000"/>
          </w:rPr>
          <w:t xml:space="preserve">timing </w:t>
        </w:r>
      </w:ins>
      <w:ins w:id="120" w:author="Katharine E Thompson" w:date="2022-08-30T22:30:00Z">
        <w:r w:rsidR="004A1C6E">
          <w:rPr>
            <w:color w:val="000000"/>
          </w:rPr>
          <w:t xml:space="preserve">performance with continued training </w:t>
        </w:r>
      </w:ins>
      <w:ins w:id="121" w:author="Katharine E Thompson" w:date="2022-08-30T22:23:00Z">
        <w:r w:rsidR="00ED343C" w:rsidRPr="00451AFE">
          <w:rPr>
            <w:color w:val="000000"/>
            <w:highlight w:val="yellow"/>
            <w:rPrChange w:id="122" w:author="Katharine E Thompson" w:date="2022-09-08T20:49:00Z">
              <w:rPr>
                <w:color w:val="000000"/>
              </w:rPr>
            </w:rPrChange>
          </w:rPr>
          <w:t>(XXX, XXX</w:t>
        </w:r>
      </w:ins>
      <w:ins w:id="123" w:author="Katharine E Thompson" w:date="2022-08-30T22:28:00Z">
        <w:r w:rsidR="004A1C6E" w:rsidRPr="00451AFE">
          <w:rPr>
            <w:color w:val="000000"/>
            <w:highlight w:val="yellow"/>
            <w:rPrChange w:id="124" w:author="Katharine E Thompson" w:date="2022-09-08T20:49:00Z">
              <w:rPr>
                <w:color w:val="000000"/>
              </w:rPr>
            </w:rPrChange>
          </w:rPr>
          <w:t>; but se</w:t>
        </w:r>
      </w:ins>
      <w:ins w:id="125" w:author="Katharine E Thompson" w:date="2022-08-30T22:29:00Z">
        <w:r w:rsidR="004A1C6E" w:rsidRPr="00451AFE">
          <w:rPr>
            <w:color w:val="000000"/>
            <w:highlight w:val="yellow"/>
            <w:rPrChange w:id="126" w:author="Katharine E Thompson" w:date="2022-09-08T20:49:00Z">
              <w:rPr>
                <w:color w:val="000000"/>
              </w:rPr>
            </w:rPrChange>
          </w:rPr>
          <w:t>e XXX</w:t>
        </w:r>
      </w:ins>
      <w:ins w:id="127" w:author="Katharine E Thompson" w:date="2022-08-30T22:23:00Z">
        <w:r w:rsidR="00ED343C" w:rsidRPr="00451AFE">
          <w:rPr>
            <w:color w:val="000000"/>
            <w:highlight w:val="yellow"/>
            <w:rPrChange w:id="128" w:author="Katharine E Thompson" w:date="2022-09-08T20:49:00Z">
              <w:rPr>
                <w:color w:val="000000"/>
              </w:rPr>
            </w:rPrChange>
          </w:rPr>
          <w:t>).</w:t>
        </w:r>
        <w:r w:rsidR="00ED343C">
          <w:rPr>
            <w:color w:val="000000"/>
          </w:rPr>
          <w:t xml:space="preserve"> </w:t>
        </w:r>
      </w:ins>
      <w:ins w:id="129" w:author="Katharine E Thompson" w:date="2022-09-08T20:48:00Z">
        <w:r>
          <w:rPr>
            <w:color w:val="000000"/>
          </w:rPr>
          <w:t xml:space="preserve">Indeed, PRPs appear to track intervals with a slight lag </w:t>
        </w:r>
        <w:r w:rsidRPr="00451AFE">
          <w:rPr>
            <w:color w:val="000000"/>
            <w:highlight w:val="yellow"/>
            <w:rPrChange w:id="130" w:author="Katharine E Thompson" w:date="2022-09-08T20:49:00Z">
              <w:rPr>
                <w:color w:val="000000"/>
              </w:rPr>
            </w:rPrChange>
          </w:rPr>
          <w:t>(1-2 intervals; XXX, XXX).</w:t>
        </w:r>
        <w:r>
          <w:rPr>
            <w:color w:val="000000"/>
          </w:rPr>
          <w:t xml:space="preserve"> </w:t>
        </w:r>
      </w:ins>
      <w:ins w:id="131" w:author="Katharine E Thompson" w:date="2022-08-30T22:31:00Z">
        <w:r w:rsidR="004A1C6E">
          <w:rPr>
            <w:color w:val="000000"/>
          </w:rPr>
          <w:t xml:space="preserve">Second, </w:t>
        </w:r>
      </w:ins>
      <w:ins w:id="132" w:author="Carter Daniels" w:date="2021-07-01T11:36:00Z">
        <w:del w:id="133" w:author="Katharine E Thompson" w:date="2022-08-30T22:23:00Z">
          <w:r w:rsidR="000800A8" w:rsidDel="00ED343C">
            <w:rPr>
              <w:color w:val="000000"/>
            </w:rPr>
            <w:delText>,… [actual claim about acquisition</w:delText>
          </w:r>
        </w:del>
      </w:ins>
      <w:ins w:id="134" w:author="Carter Daniels" w:date="2021-07-01T11:38:00Z">
        <w:del w:id="135" w:author="Katharine E Thompson" w:date="2022-08-30T22:23:00Z">
          <w:r w:rsidR="008F466A" w:rsidDel="00ED343C">
            <w:rPr>
              <w:color w:val="000000"/>
            </w:rPr>
            <w:delText>, that is, how tracking evolves over sessions</w:delText>
          </w:r>
        </w:del>
      </w:ins>
      <w:ins w:id="136" w:author="Carter Daniels" w:date="2021-07-01T11:36:00Z">
        <w:del w:id="137" w:author="Katharine E Thompson" w:date="2022-08-30T22:23:00Z">
          <w:r w:rsidR="000800A8" w:rsidDel="00ED343C">
            <w:rPr>
              <w:color w:val="000000"/>
            </w:rPr>
            <w:delText xml:space="preserve">]. </w:delText>
          </w:r>
        </w:del>
        <w:del w:id="138" w:author="Katharine E Thompson" w:date="2022-08-30T22:24:00Z">
          <w:r w:rsidR="000800A8" w:rsidDel="00ED343C">
            <w:rPr>
              <w:color w:val="000000"/>
            </w:rPr>
            <w:delText>Third</w:delText>
          </w:r>
        </w:del>
      </w:ins>
      <w:ins w:id="139" w:author="Carter Daniels" w:date="2021-07-01T11:35:00Z">
        <w:del w:id="140" w:author="Katharine E Thompson" w:date="2022-08-30T22:29:00Z">
          <w:r w:rsidR="000800A8" w:rsidDel="004A1C6E">
            <w:rPr>
              <w:color w:val="000000"/>
            </w:rPr>
            <w:delText>,</w:delText>
          </w:r>
        </w:del>
        <w:del w:id="141" w:author="Katharine E Thompson" w:date="2022-08-30T22:31:00Z">
          <w:r w:rsidR="000800A8" w:rsidDel="004A1C6E">
            <w:rPr>
              <w:color w:val="000000"/>
            </w:rPr>
            <w:delText xml:space="preserve"> </w:delText>
          </w:r>
        </w:del>
      </w:ins>
      <w:ins w:id="142" w:author="Carter Daniels" w:date="2021-07-01T11:43:00Z">
        <w:del w:id="143" w:author="Katharine E Thompson" w:date="2022-08-30T22:24:00Z">
          <w:r w:rsidR="008F466A" w:rsidDel="00ED343C">
            <w:rPr>
              <w:color w:val="000000"/>
            </w:rPr>
            <w:delText>tracking is sensitive to whether intervals are lengthening or shortening</w:delText>
          </w:r>
        </w:del>
      </w:ins>
      <w:ins w:id="144" w:author="Carter Daniels" w:date="2021-07-01T11:36:00Z">
        <w:del w:id="145" w:author="Katharine E Thompson" w:date="2022-08-30T22:24:00Z">
          <w:r w:rsidR="000800A8" w:rsidDel="00ED343C">
            <w:rPr>
              <w:color w:val="000000"/>
            </w:rPr>
            <w:delText xml:space="preserve">. </w:delText>
          </w:r>
        </w:del>
      </w:ins>
      <w:ins w:id="146" w:author="Carter Daniels" w:date="2021-07-01T11:42:00Z">
        <w:del w:id="147" w:author="Katharine E Thompson" w:date="2022-08-30T22:24:00Z">
          <w:r w:rsidR="008F466A" w:rsidDel="00ED343C">
            <w:rPr>
              <w:color w:val="000000"/>
            </w:rPr>
            <w:delText>[Say something about how animals rapidly track shifts from long to short but slowly track shifts from short to long].</w:delText>
          </w:r>
        </w:del>
      </w:ins>
      <w:ins w:id="148" w:author="Katharine E Thompson" w:date="2022-08-30T22:31:00Z">
        <w:r w:rsidR="004A1C6E">
          <w:rPr>
            <w:color w:val="000000"/>
          </w:rPr>
          <w:t>t</w:t>
        </w:r>
      </w:ins>
      <w:ins w:id="149" w:author="Katharine E Thompson" w:date="2022-08-30T22:24:00Z">
        <w:r w:rsidR="00ED343C">
          <w:rPr>
            <w:color w:val="000000"/>
          </w:rPr>
          <w:t xml:space="preserve">racking is sensitive to whether intervals are growing or shortening with animals adjusting </w:t>
        </w:r>
      </w:ins>
      <w:ins w:id="150" w:author="Katharine E Thompson" w:date="2022-09-08T20:49:00Z">
        <w:r>
          <w:rPr>
            <w:color w:val="000000"/>
          </w:rPr>
          <w:t xml:space="preserve">PRPs </w:t>
        </w:r>
      </w:ins>
      <w:ins w:id="151" w:author="Katharine E Thompson" w:date="2022-08-30T22:24:00Z">
        <w:r w:rsidR="00ED343C">
          <w:rPr>
            <w:color w:val="000000"/>
          </w:rPr>
          <w:t xml:space="preserve">quickly to shortening intervals </w:t>
        </w:r>
      </w:ins>
      <w:ins w:id="152" w:author="Katharine E Thompson" w:date="2022-08-30T22:25:00Z">
        <w:r w:rsidR="00ED343C">
          <w:rPr>
            <w:color w:val="000000"/>
          </w:rPr>
          <w:t>but slowly to growing intervals</w:t>
        </w:r>
      </w:ins>
      <w:ins w:id="153" w:author="Katharine E Thompson" w:date="2022-08-30T22:29:00Z">
        <w:r w:rsidR="004A1C6E">
          <w:rPr>
            <w:color w:val="000000"/>
          </w:rPr>
          <w:t xml:space="preserve">; likewise, </w:t>
        </w:r>
      </w:ins>
      <w:ins w:id="154" w:author="Katharine E Thompson" w:date="2022-08-30T22:25:00Z">
        <w:r w:rsidR="00ED343C">
          <w:rPr>
            <w:color w:val="000000"/>
          </w:rPr>
          <w:t>animals are able to track short impulses (i.e., an unexpected,</w:t>
        </w:r>
      </w:ins>
      <w:ins w:id="155" w:author="Katharine E Thompson" w:date="2022-08-30T22:26:00Z">
        <w:r w:rsidR="00ED343C">
          <w:rPr>
            <w:color w:val="000000"/>
          </w:rPr>
          <w:t xml:space="preserve"> large</w:t>
        </w:r>
      </w:ins>
      <w:ins w:id="156" w:author="Katharine E Thompson" w:date="2022-08-30T22:25:00Z">
        <w:r w:rsidR="00ED343C">
          <w:rPr>
            <w:color w:val="000000"/>
          </w:rPr>
          <w:t xml:space="preserve"> change in the interval</w:t>
        </w:r>
      </w:ins>
      <w:ins w:id="157" w:author="Katharine E Thompson" w:date="2022-08-30T22:26:00Z">
        <w:r w:rsidR="00ED343C">
          <w:rPr>
            <w:color w:val="000000"/>
          </w:rPr>
          <w:t xml:space="preserve"> for one trial</w:t>
        </w:r>
      </w:ins>
      <w:ins w:id="158" w:author="Katharine E Thompson" w:date="2022-08-30T22:25:00Z">
        <w:r w:rsidR="00ED343C">
          <w:rPr>
            <w:color w:val="000000"/>
          </w:rPr>
          <w:t>)</w:t>
        </w:r>
      </w:ins>
      <w:ins w:id="159" w:author="Carter Daniels" w:date="2021-07-01T11:43:00Z">
        <w:r w:rsidR="008F466A">
          <w:rPr>
            <w:color w:val="000000"/>
          </w:rPr>
          <w:t xml:space="preserve"> </w:t>
        </w:r>
      </w:ins>
      <w:ins w:id="160" w:author="Katharine E Thompson" w:date="2022-08-30T22:26:00Z">
        <w:r w:rsidR="00ED343C">
          <w:rPr>
            <w:color w:val="000000"/>
          </w:rPr>
          <w:t xml:space="preserve">but not long impulses. </w:t>
        </w:r>
      </w:ins>
      <w:ins w:id="161" w:author="Katharine E Thompson" w:date="2022-08-30T22:31:00Z">
        <w:r w:rsidR="004A1C6E">
          <w:rPr>
            <w:color w:val="000000"/>
          </w:rPr>
          <w:t xml:space="preserve">Interestingly, a parallel </w:t>
        </w:r>
      </w:ins>
      <w:ins w:id="162" w:author="Katharine E Thompson" w:date="2022-08-30T22:32:00Z">
        <w:r w:rsidR="004A1C6E">
          <w:rPr>
            <w:color w:val="000000"/>
          </w:rPr>
          <w:t xml:space="preserve">can be found in static timing where after being trained on relatively longer intervals mice can be transferred to short intervals with little training but require more training for longer intervals (XXX; XXX; XXX). </w:t>
        </w:r>
      </w:ins>
      <w:ins w:id="163" w:author="Carter Daniels" w:date="2021-07-01T11:43:00Z">
        <w:del w:id="164" w:author="Katharine E Thompson" w:date="2022-08-30T22:26:00Z">
          <w:r w:rsidR="008F466A" w:rsidDel="00ED343C">
            <w:rPr>
              <w:color w:val="000000"/>
            </w:rPr>
            <w:delText xml:space="preserve">Similarly,…[Now say something about the impulse manipulation in which pigeons track a short but not a long interval]. </w:delText>
          </w:r>
        </w:del>
      </w:ins>
      <w:ins w:id="165" w:author="Carter Daniels" w:date="2021-07-01T11:42:00Z">
        <w:del w:id="166" w:author="Katharine E Thompson" w:date="2022-08-30T22:26:00Z">
          <w:r w:rsidR="008F466A" w:rsidDel="00ED343C">
            <w:rPr>
              <w:color w:val="000000"/>
            </w:rPr>
            <w:delText xml:space="preserve"> </w:delText>
          </w:r>
        </w:del>
      </w:ins>
      <w:ins w:id="167" w:author="Katharine E Thompson" w:date="2022-08-30T22:32:00Z">
        <w:r w:rsidR="004A1C6E">
          <w:rPr>
            <w:color w:val="000000"/>
          </w:rPr>
          <w:t>Third</w:t>
        </w:r>
      </w:ins>
      <w:ins w:id="168" w:author="Carter Daniels" w:date="2021-07-01T11:42:00Z">
        <w:del w:id="169" w:author="Katharine E Thompson" w:date="2022-08-30T22:32:00Z">
          <w:r w:rsidR="008F466A" w:rsidDel="004A1C6E">
            <w:rPr>
              <w:color w:val="000000"/>
            </w:rPr>
            <w:delText>Fourth</w:delText>
          </w:r>
        </w:del>
      </w:ins>
      <w:ins w:id="170" w:author="Carter Daniels" w:date="2021-07-01T11:43:00Z">
        <w:r w:rsidR="008F466A">
          <w:rPr>
            <w:color w:val="000000"/>
          </w:rPr>
          <w:t xml:space="preserve">, tracking is sensitive to </w:t>
        </w:r>
      </w:ins>
      <w:ins w:id="171" w:author="Carter Daniels" w:date="2021-07-01T11:56:00Z">
        <w:r w:rsidR="00297952">
          <w:rPr>
            <w:color w:val="000000"/>
          </w:rPr>
          <w:t>sequence composition</w:t>
        </w:r>
      </w:ins>
      <w:ins w:id="172" w:author="Carter Daniels" w:date="2021-07-01T11:54:00Z">
        <w:r w:rsidR="00297952">
          <w:rPr>
            <w:color w:val="000000"/>
          </w:rPr>
          <w:t xml:space="preserve">. Although pigeons can </w:t>
        </w:r>
        <w:del w:id="173" w:author="Katharine E Thompson" w:date="2022-09-08T20:49:00Z">
          <w:r w:rsidR="00297952" w:rsidDel="00451AFE">
            <w:rPr>
              <w:color w:val="000000"/>
            </w:rPr>
            <w:delText>track rapidly</w:delText>
          </w:r>
        </w:del>
      </w:ins>
      <w:ins w:id="174" w:author="Katharine E Thompson" w:date="2022-09-08T20:49:00Z">
        <w:r>
          <w:rPr>
            <w:color w:val="000000"/>
          </w:rPr>
          <w:t>rapidly track</w:t>
        </w:r>
      </w:ins>
      <w:ins w:id="175" w:author="Carter Daniels" w:date="2021-07-01T11:54:00Z">
        <w:r w:rsidR="00297952">
          <w:rPr>
            <w:color w:val="000000"/>
          </w:rPr>
          <w:t xml:space="preserve"> changing intervals</w:t>
        </w:r>
      </w:ins>
      <w:ins w:id="176" w:author="Carter Daniels" w:date="2021-07-01T11:55:00Z">
        <w:r w:rsidR="00297952">
          <w:rPr>
            <w:color w:val="000000"/>
          </w:rPr>
          <w:t xml:space="preserve"> within a session or across days</w:t>
        </w:r>
      </w:ins>
      <w:ins w:id="177" w:author="Carter Daniels" w:date="2021-07-01T11:58:00Z">
        <w:r w:rsidR="00196757">
          <w:rPr>
            <w:color w:val="000000"/>
          </w:rPr>
          <w:t xml:space="preserve"> following a variety of sequences (</w:t>
        </w:r>
        <w:del w:id="178" w:author="Katharine E Thompson" w:date="2022-08-30T22:26:00Z">
          <w:r w:rsidR="00196757" w:rsidDel="00ED343C">
            <w:rPr>
              <w:color w:val="000000"/>
            </w:rPr>
            <w:delText>sine-wave</w:delText>
          </w:r>
        </w:del>
      </w:ins>
      <w:ins w:id="179" w:author="Katharine E Thompson" w:date="2022-08-30T22:26:00Z">
        <w:r w:rsidR="00ED343C">
          <w:rPr>
            <w:color w:val="000000"/>
          </w:rPr>
          <w:t>sinewave</w:t>
        </w:r>
      </w:ins>
      <w:ins w:id="180" w:author="Carter Daniels" w:date="2021-07-01T11:58:00Z">
        <w:r w:rsidR="00196757">
          <w:rPr>
            <w:color w:val="000000"/>
          </w:rPr>
          <w:t xml:space="preserve">, square-wave, etc. </w:t>
        </w:r>
        <w:del w:id="181" w:author="Katharine E Thompson" w:date="2022-08-30T22:33:00Z">
          <w:r w:rsidR="00196757" w:rsidDel="00AD6B35">
            <w:rPr>
              <w:color w:val="000000"/>
            </w:rPr>
            <w:delText>CITATIONS</w:delText>
          </w:r>
        </w:del>
      </w:ins>
      <w:ins w:id="182" w:author="Katharine E Thompson" w:date="2022-08-30T22:33:00Z">
        <w:r w:rsidR="00AD6B35">
          <w:rPr>
            <w:color w:val="000000"/>
          </w:rPr>
          <w:t>XXX; XXX; XXX</w:t>
        </w:r>
      </w:ins>
      <w:ins w:id="183" w:author="Carter Daniels" w:date="2021-07-01T11:58:00Z">
        <w:r w:rsidR="00196757">
          <w:rPr>
            <w:color w:val="000000"/>
          </w:rPr>
          <w:t>)</w:t>
        </w:r>
      </w:ins>
      <w:ins w:id="184" w:author="Carter Daniels" w:date="2021-07-01T11:55:00Z">
        <w:r w:rsidR="00297952">
          <w:rPr>
            <w:color w:val="000000"/>
          </w:rPr>
          <w:t xml:space="preserve">, </w:t>
        </w:r>
      </w:ins>
      <w:ins w:id="185" w:author="Carter Daniels" w:date="2021-07-01T11:58:00Z">
        <w:del w:id="186" w:author="Katharine E Thompson" w:date="2022-08-30T22:27:00Z">
          <w:r w:rsidR="00196757" w:rsidDel="00ED343C">
            <w:rPr>
              <w:color w:val="000000"/>
            </w:rPr>
            <w:delText xml:space="preserve">the sequence </w:delText>
          </w:r>
        </w:del>
      </w:ins>
      <w:ins w:id="187" w:author="Katharine E Thompson" w:date="2022-08-30T22:27:00Z">
        <w:r w:rsidR="00ED343C">
          <w:rPr>
            <w:color w:val="000000"/>
          </w:rPr>
          <w:t xml:space="preserve">whether animals are able to track the sequence depends in part on the number of short and long intervals that compose that sequence </w:t>
        </w:r>
      </w:ins>
      <w:ins w:id="188" w:author="Katharine E Thompson" w:date="2022-08-30T22:33:00Z">
        <w:r w:rsidR="00AD6B35">
          <w:rPr>
            <w:color w:val="000000"/>
          </w:rPr>
          <w:t xml:space="preserve">(XXX, XXX) </w:t>
        </w:r>
      </w:ins>
      <w:ins w:id="189" w:author="Katharine E Thompson" w:date="2022-08-30T22:27:00Z">
        <w:r w:rsidR="00ED343C">
          <w:rPr>
            <w:color w:val="000000"/>
          </w:rPr>
          <w:t>and</w:t>
        </w:r>
      </w:ins>
      <w:ins w:id="190" w:author="Katharine E Thompson" w:date="2022-08-30T22:34:00Z">
        <w:r w:rsidR="00AD6B35">
          <w:rPr>
            <w:color w:val="000000"/>
          </w:rPr>
          <w:t>, relatedly,</w:t>
        </w:r>
      </w:ins>
      <w:ins w:id="191" w:author="Katharine E Thompson" w:date="2022-08-30T22:27:00Z">
        <w:r w:rsidR="00ED343C">
          <w:rPr>
            <w:color w:val="000000"/>
          </w:rPr>
          <w:t xml:space="preserve"> how quickly the sequence is moving through the short and long phases of the sequenc</w:t>
        </w:r>
      </w:ins>
      <w:ins w:id="192" w:author="Katharine E Thompson" w:date="2022-08-30T22:33:00Z">
        <w:r w:rsidR="00AD6B35">
          <w:rPr>
            <w:color w:val="000000"/>
          </w:rPr>
          <w:t>e</w:t>
        </w:r>
      </w:ins>
      <w:ins w:id="193" w:author="Katharine E Thompson" w:date="2022-08-30T22:34:00Z">
        <w:r w:rsidR="00AD6B35">
          <w:rPr>
            <w:color w:val="000000"/>
          </w:rPr>
          <w:t xml:space="preserve"> (XXX, XXX)</w:t>
        </w:r>
      </w:ins>
      <w:ins w:id="194" w:author="Katharine E Thompson" w:date="2022-08-30T22:33:00Z">
        <w:r w:rsidR="00AD6B35">
          <w:rPr>
            <w:color w:val="000000"/>
          </w:rPr>
          <w:t>.</w:t>
        </w:r>
      </w:ins>
      <w:ins w:id="195" w:author="Katharine E Thompson" w:date="2022-08-30T22:34:00Z">
        <w:r w:rsidR="00AD6B35">
          <w:rPr>
            <w:color w:val="000000"/>
          </w:rPr>
          <w:t xml:space="preserve"> Fourth, and perhaps most surprising, is that</w:t>
        </w:r>
      </w:ins>
      <w:ins w:id="196" w:author="Katharine E Thompson" w:date="2022-09-08T20:50:00Z">
        <w:r>
          <w:rPr>
            <w:color w:val="000000"/>
          </w:rPr>
          <w:t xml:space="preserve"> when tracking dynamic </w:t>
        </w:r>
        <w:proofErr w:type="gramStart"/>
        <w:r>
          <w:rPr>
            <w:color w:val="000000"/>
          </w:rPr>
          <w:t>intervals</w:t>
        </w:r>
      </w:ins>
      <w:proofErr w:type="gramEnd"/>
      <w:ins w:id="197" w:author="Katharine E Thompson" w:date="2022-08-30T22:34:00Z">
        <w:r w:rsidR="00AD6B35">
          <w:rPr>
            <w:color w:val="000000"/>
          </w:rPr>
          <w:t xml:space="preserve"> </w:t>
        </w:r>
      </w:ins>
      <w:ins w:id="198" w:author="Katharine E Thompson" w:date="2022-08-30T22:35:00Z">
        <w:r w:rsidR="00AD6B35">
          <w:rPr>
            <w:color w:val="000000"/>
          </w:rPr>
          <w:t xml:space="preserve">the </w:t>
        </w:r>
      </w:ins>
      <w:ins w:id="199" w:author="Katharine E Thompson" w:date="2022-09-08T20:50:00Z">
        <w:r>
          <w:rPr>
            <w:color w:val="000000"/>
          </w:rPr>
          <w:t xml:space="preserve">PRP </w:t>
        </w:r>
      </w:ins>
      <w:ins w:id="200" w:author="Katharine E Thompson" w:date="2022-08-30T22:48:00Z">
        <w:r w:rsidR="00F96729">
          <w:rPr>
            <w:color w:val="000000"/>
          </w:rPr>
          <w:t>fails</w:t>
        </w:r>
      </w:ins>
      <w:ins w:id="201" w:author="Katharine E Thompson" w:date="2022-08-30T22:35:00Z">
        <w:r w:rsidR="00AD6B35">
          <w:rPr>
            <w:color w:val="000000"/>
          </w:rPr>
          <w:t xml:space="preserve"> to adhere to </w:t>
        </w:r>
      </w:ins>
      <w:ins w:id="202" w:author="Katharine E Thompson" w:date="2022-08-30T22:39:00Z">
        <w:r w:rsidR="00C1224E">
          <w:rPr>
            <w:color w:val="000000"/>
          </w:rPr>
          <w:t>the Scalar Property</w:t>
        </w:r>
      </w:ins>
      <w:ins w:id="203" w:author="Katharine E Thompson" w:date="2022-08-30T22:37:00Z">
        <w:r w:rsidR="00AD6B35">
          <w:rPr>
            <w:color w:val="000000"/>
          </w:rPr>
          <w:t xml:space="preserve"> (XXX, XXX, XXX)</w:t>
        </w:r>
      </w:ins>
      <w:ins w:id="204" w:author="Katharine E Thompson" w:date="2022-08-30T22:35:00Z">
        <w:r w:rsidR="00AD6B35">
          <w:rPr>
            <w:color w:val="000000"/>
          </w:rPr>
          <w:t>.</w:t>
        </w:r>
      </w:ins>
      <w:ins w:id="205" w:author="Katharine E Thompson" w:date="2022-08-30T22:47:00Z">
        <w:r w:rsidR="00F96729">
          <w:rPr>
            <w:color w:val="000000"/>
          </w:rPr>
          <w:t xml:space="preserve"> </w:t>
        </w:r>
      </w:ins>
    </w:p>
    <w:p w14:paraId="1E2F8A4E" w14:textId="23F7E326" w:rsidR="00AE06C9" w:rsidRDefault="00630F05" w:rsidP="00AD6B35">
      <w:pPr>
        <w:pStyle w:val="NormalWeb"/>
        <w:spacing w:before="0" w:beforeAutospacing="0" w:after="160" w:afterAutospacing="0" w:line="480" w:lineRule="auto"/>
        <w:ind w:firstLine="720"/>
        <w:rPr>
          <w:ins w:id="206" w:author="Katharine E Thompson" w:date="2022-08-30T23:06:00Z"/>
          <w:color w:val="000000"/>
        </w:rPr>
      </w:pPr>
      <w:ins w:id="207" w:author="Katharine E Thompson" w:date="2022-08-30T23:30:00Z">
        <w:r>
          <w:rPr>
            <w:color w:val="000000"/>
          </w:rPr>
          <w:lastRenderedPageBreak/>
          <w:t>Timing performance</w:t>
        </w:r>
      </w:ins>
      <w:ins w:id="208" w:author="Katharine E Thompson" w:date="2022-08-30T22:39:00Z">
        <w:r w:rsidR="00C1224E">
          <w:rPr>
            <w:color w:val="000000"/>
          </w:rPr>
          <w:t xml:space="preserve"> that fails to adhere to the Scalar Property is not unprecedented. Indeed, </w:t>
        </w:r>
      </w:ins>
      <w:ins w:id="209" w:author="Katharine E Thompson" w:date="2022-08-30T22:50:00Z">
        <w:r w:rsidR="00D360E6">
          <w:rPr>
            <w:color w:val="000000"/>
          </w:rPr>
          <w:t xml:space="preserve">the Scalar Property fails </w:t>
        </w:r>
      </w:ins>
      <w:ins w:id="210" w:author="Katharine E Thompson" w:date="2022-08-30T22:51:00Z">
        <w:r w:rsidR="00D360E6">
          <w:rPr>
            <w:color w:val="000000"/>
          </w:rPr>
          <w:t>in the sub-second time scale</w:t>
        </w:r>
      </w:ins>
      <w:ins w:id="211" w:author="Katharine E Thompson" w:date="2022-08-30T22:52:00Z">
        <w:r w:rsidR="00D360E6">
          <w:rPr>
            <w:color w:val="000000"/>
          </w:rPr>
          <w:t xml:space="preserve"> (XXX, XXX, XXX)</w:t>
        </w:r>
      </w:ins>
      <w:ins w:id="212" w:author="Katharine E Thompson" w:date="2022-08-30T22:51:00Z">
        <w:r w:rsidR="00D360E6">
          <w:rPr>
            <w:color w:val="000000"/>
          </w:rPr>
          <w:t>, some strains of mice</w:t>
        </w:r>
      </w:ins>
      <w:ins w:id="213" w:author="Katharine E Thompson" w:date="2022-08-30T22:52:00Z">
        <w:r w:rsidR="00D360E6">
          <w:rPr>
            <w:color w:val="000000"/>
          </w:rPr>
          <w:t xml:space="preserve"> (XXX</w:t>
        </w:r>
      </w:ins>
      <w:ins w:id="214" w:author="Katharine E Thompson" w:date="2022-08-30T22:51:00Z">
        <w:r w:rsidR="00D360E6">
          <w:rPr>
            <w:color w:val="000000"/>
          </w:rPr>
          <w:t>,</w:t>
        </w:r>
      </w:ins>
      <w:ins w:id="215" w:author="Katharine E Thompson" w:date="2022-08-30T22:52:00Z">
        <w:r w:rsidR="00D360E6">
          <w:rPr>
            <w:color w:val="000000"/>
          </w:rPr>
          <w:t xml:space="preserve"> XXX),</w:t>
        </w:r>
      </w:ins>
      <w:ins w:id="216" w:author="Katharine E Thompson" w:date="2022-08-30T22:51:00Z">
        <w:r w:rsidR="00D360E6">
          <w:rPr>
            <w:color w:val="000000"/>
          </w:rPr>
          <w:t xml:space="preserve"> specific response topographies</w:t>
        </w:r>
      </w:ins>
      <w:ins w:id="217" w:author="Katharine E Thompson" w:date="2022-08-30T22:52:00Z">
        <w:r w:rsidR="00D360E6">
          <w:rPr>
            <w:color w:val="000000"/>
          </w:rPr>
          <w:t xml:space="preserve"> (XXX, XXX)</w:t>
        </w:r>
      </w:ins>
      <w:ins w:id="218" w:author="Katharine E Thompson" w:date="2022-08-30T22:51:00Z">
        <w:r w:rsidR="00D360E6">
          <w:rPr>
            <w:color w:val="000000"/>
          </w:rPr>
          <w:t>, professionally trained musicians</w:t>
        </w:r>
      </w:ins>
      <w:ins w:id="219" w:author="Katharine E Thompson" w:date="2022-08-30T22:52:00Z">
        <w:r w:rsidR="00D360E6">
          <w:rPr>
            <w:color w:val="000000"/>
          </w:rPr>
          <w:t xml:space="preserve"> (XXX)</w:t>
        </w:r>
      </w:ins>
      <w:ins w:id="220" w:author="Katharine E Thompson" w:date="2022-08-30T22:53:00Z">
        <w:r w:rsidR="00D360E6">
          <w:rPr>
            <w:color w:val="000000"/>
          </w:rPr>
          <w:t>, and potentially in some animals because of contamination due to high rates of responding (XXX)</w:t>
        </w:r>
      </w:ins>
      <w:ins w:id="221" w:author="Katharine E Thompson" w:date="2022-08-30T22:51:00Z">
        <w:r w:rsidR="00D360E6">
          <w:rPr>
            <w:color w:val="000000"/>
          </w:rPr>
          <w:t xml:space="preserve">. </w:t>
        </w:r>
      </w:ins>
      <w:ins w:id="222" w:author="Katharine E Thompson" w:date="2022-08-30T22:55:00Z">
        <w:r w:rsidR="00560471">
          <w:rPr>
            <w:color w:val="000000"/>
          </w:rPr>
          <w:t>The mechanisms proposed to explain these failures are as unique as the failures themselves</w:t>
        </w:r>
      </w:ins>
      <w:ins w:id="223" w:author="Katharine E Thompson" w:date="2022-08-30T23:23:00Z">
        <w:r w:rsidR="00FC4EE1">
          <w:rPr>
            <w:color w:val="000000"/>
          </w:rPr>
          <w:t>; b</w:t>
        </w:r>
      </w:ins>
      <w:ins w:id="224" w:author="Katharine E Thompson" w:date="2022-08-30T22:57:00Z">
        <w:r w:rsidR="00560471">
          <w:rPr>
            <w:color w:val="000000"/>
          </w:rPr>
          <w:t>ut more importantly, it is worth mentioning that these failures provide constrain</w:t>
        </w:r>
      </w:ins>
      <w:ins w:id="225" w:author="Katharine E Thompson" w:date="2022-08-30T23:03:00Z">
        <w:r w:rsidR="004F33D8">
          <w:rPr>
            <w:color w:val="000000"/>
          </w:rPr>
          <w:t>t</w:t>
        </w:r>
      </w:ins>
      <w:ins w:id="226" w:author="Katharine E Thompson" w:date="2022-08-30T22:57:00Z">
        <w:r w:rsidR="00560471">
          <w:rPr>
            <w:color w:val="000000"/>
          </w:rPr>
          <w:t xml:space="preserve">s on when the Scalar Property </w:t>
        </w:r>
      </w:ins>
      <w:ins w:id="227" w:author="Katharine E Thompson" w:date="2022-08-30T23:02:00Z">
        <w:r w:rsidR="004F33D8">
          <w:rPr>
            <w:color w:val="000000"/>
          </w:rPr>
          <w:t>is observed.</w:t>
        </w:r>
      </w:ins>
      <w:ins w:id="228" w:author="Katharine E Thompson" w:date="2022-08-30T22:57:00Z">
        <w:r w:rsidR="00560471">
          <w:rPr>
            <w:color w:val="000000"/>
          </w:rPr>
          <w:t xml:space="preserve"> Staddon and colleagues finding may indicate </w:t>
        </w:r>
      </w:ins>
      <w:ins w:id="229" w:author="Katharine E Thompson" w:date="2022-08-30T23:19:00Z">
        <w:r w:rsidR="00C523A2">
          <w:rPr>
            <w:color w:val="000000"/>
          </w:rPr>
          <w:t>one of the more interesting</w:t>
        </w:r>
      </w:ins>
      <w:ins w:id="230" w:author="Katharine E Thompson" w:date="2022-08-30T22:57:00Z">
        <w:r w:rsidR="00560471">
          <w:rPr>
            <w:color w:val="000000"/>
          </w:rPr>
          <w:t xml:space="preserve"> constrain</w:t>
        </w:r>
      </w:ins>
      <w:ins w:id="231" w:author="Katharine E Thompson" w:date="2022-08-30T23:02:00Z">
        <w:r w:rsidR="004F33D8">
          <w:rPr>
            <w:color w:val="000000"/>
          </w:rPr>
          <w:t>t</w:t>
        </w:r>
      </w:ins>
      <w:ins w:id="232" w:author="Katharine E Thompson" w:date="2022-08-30T23:19:00Z">
        <w:r w:rsidR="00C523A2">
          <w:rPr>
            <w:color w:val="000000"/>
          </w:rPr>
          <w:t>s</w:t>
        </w:r>
      </w:ins>
      <w:ins w:id="233" w:author="Katharine E Thompson" w:date="2022-08-30T22:57:00Z">
        <w:r w:rsidR="00560471">
          <w:rPr>
            <w:color w:val="000000"/>
          </w:rPr>
          <w:t xml:space="preserve"> on the emergence of the Scalar Property</w:t>
        </w:r>
      </w:ins>
      <w:ins w:id="234" w:author="Katharine E Thompson" w:date="2022-08-30T23:19:00Z">
        <w:r w:rsidR="00C523A2">
          <w:rPr>
            <w:color w:val="000000"/>
          </w:rPr>
          <w:t xml:space="preserve"> as dynamic intervals may be more akin to the </w:t>
        </w:r>
      </w:ins>
      <w:ins w:id="235" w:author="Katharine E Thompson" w:date="2022-08-30T23:24:00Z">
        <w:r w:rsidR="00FC4EE1">
          <w:rPr>
            <w:color w:val="000000"/>
          </w:rPr>
          <w:t>real-world</w:t>
        </w:r>
      </w:ins>
      <w:ins w:id="236" w:author="Katharine E Thompson" w:date="2022-08-30T23:19:00Z">
        <w:r w:rsidR="00C523A2">
          <w:rPr>
            <w:color w:val="000000"/>
          </w:rPr>
          <w:t xml:space="preserve"> </w:t>
        </w:r>
      </w:ins>
      <w:ins w:id="237" w:author="Katharine E Thompson" w:date="2022-08-30T23:24:00Z">
        <w:r w:rsidR="00FC4EE1">
          <w:rPr>
            <w:color w:val="000000"/>
          </w:rPr>
          <w:t xml:space="preserve">experiences of time than static intervals. Indeed, it is easy to imagine how rewards along with other biologically significant events </w:t>
        </w:r>
      </w:ins>
      <w:ins w:id="238" w:author="Katharine E Thompson" w:date="2022-08-30T23:25:00Z">
        <w:r w:rsidR="00FC4EE1">
          <w:rPr>
            <w:color w:val="000000"/>
          </w:rPr>
          <w:t xml:space="preserve">likely </w:t>
        </w:r>
      </w:ins>
      <w:ins w:id="239" w:author="Katharine E Thompson" w:date="2022-08-30T23:24:00Z">
        <w:r w:rsidR="00FC4EE1">
          <w:rPr>
            <w:color w:val="000000"/>
          </w:rPr>
          <w:t>occur with some varying periodicity or seasonality</w:t>
        </w:r>
      </w:ins>
      <w:ins w:id="240" w:author="Katharine E Thompson" w:date="2022-08-30T23:25:00Z">
        <w:r w:rsidR="00FC4EE1">
          <w:rPr>
            <w:color w:val="000000"/>
          </w:rPr>
          <w:t xml:space="preserve"> (XXX, XXX)</w:t>
        </w:r>
      </w:ins>
      <w:ins w:id="241" w:author="Katharine E Thompson" w:date="2022-08-30T23:24:00Z">
        <w:r w:rsidR="00FC4EE1">
          <w:rPr>
            <w:color w:val="000000"/>
          </w:rPr>
          <w:t xml:space="preserve">. </w:t>
        </w:r>
      </w:ins>
      <w:ins w:id="242" w:author="Katharine E Thompson" w:date="2022-08-30T23:20:00Z">
        <w:r w:rsidR="00FC4EE1">
          <w:rPr>
            <w:color w:val="000000"/>
          </w:rPr>
          <w:t xml:space="preserve"> </w:t>
        </w:r>
      </w:ins>
    </w:p>
    <w:p w14:paraId="4D5A847A" w14:textId="66BC6869" w:rsidR="008B1EDE" w:rsidRDefault="004F33D8" w:rsidP="00C523A2">
      <w:pPr>
        <w:pStyle w:val="NormalWeb"/>
        <w:spacing w:before="0" w:beforeAutospacing="0" w:after="160" w:afterAutospacing="0" w:line="480" w:lineRule="auto"/>
        <w:ind w:firstLine="720"/>
        <w:rPr>
          <w:ins w:id="243" w:author="Katharine E Thompson" w:date="2022-08-30T23:36:00Z"/>
          <w:color w:val="000000"/>
        </w:rPr>
      </w:pPr>
      <w:ins w:id="244" w:author="Katharine E Thompson" w:date="2022-08-30T23:00:00Z">
        <w:r>
          <w:rPr>
            <w:color w:val="000000"/>
          </w:rPr>
          <w:t>However, the replicability of Staddon and colleagues is unclear as few outside of their group ha</w:t>
        </w:r>
      </w:ins>
      <w:ins w:id="245" w:author="Katharine E Thompson" w:date="2022-08-30T23:25:00Z">
        <w:r w:rsidR="00630F05">
          <w:rPr>
            <w:color w:val="000000"/>
          </w:rPr>
          <w:t>ve</w:t>
        </w:r>
      </w:ins>
      <w:ins w:id="246" w:author="Katharine E Thompson" w:date="2022-08-30T23:00:00Z">
        <w:r>
          <w:rPr>
            <w:color w:val="000000"/>
          </w:rPr>
          <w:t xml:space="preserve"> studied the Scal</w:t>
        </w:r>
      </w:ins>
      <w:ins w:id="247" w:author="Katharine E Thompson" w:date="2022-08-30T23:01:00Z">
        <w:r>
          <w:rPr>
            <w:color w:val="000000"/>
          </w:rPr>
          <w:t>ar Property in dynamic</w:t>
        </w:r>
      </w:ins>
      <w:ins w:id="248" w:author="Katharine E Thompson" w:date="2022-08-30T23:16:00Z">
        <w:r w:rsidR="00C523A2">
          <w:rPr>
            <w:color w:val="000000"/>
          </w:rPr>
          <w:t xml:space="preserve"> interval timing</w:t>
        </w:r>
      </w:ins>
      <w:ins w:id="249" w:author="Katharine E Thompson" w:date="2022-08-30T23:01:00Z">
        <w:r>
          <w:rPr>
            <w:color w:val="000000"/>
          </w:rPr>
          <w:t xml:space="preserve">. </w:t>
        </w:r>
      </w:ins>
      <w:ins w:id="250" w:author="Katharine E Thompson" w:date="2022-08-30T23:25:00Z">
        <w:r w:rsidR="00630F05">
          <w:rPr>
            <w:color w:val="000000"/>
          </w:rPr>
          <w:t xml:space="preserve">Although Staddon and colleagues have generalized their work </w:t>
        </w:r>
      </w:ins>
      <w:ins w:id="251" w:author="Katharine E Thompson" w:date="2022-08-30T23:26:00Z">
        <w:r w:rsidR="00630F05">
          <w:rPr>
            <w:color w:val="000000"/>
          </w:rPr>
          <w:t>across procedures</w:t>
        </w:r>
      </w:ins>
      <w:ins w:id="252" w:author="Katharine E Thompson" w:date="2022-08-30T23:27:00Z">
        <w:r w:rsidR="00630F05">
          <w:rPr>
            <w:color w:val="000000"/>
          </w:rPr>
          <w:t xml:space="preserve"> (</w:t>
        </w:r>
      </w:ins>
      <w:ins w:id="253" w:author="Katharine E Thompson" w:date="2022-08-30T23:28:00Z">
        <w:r w:rsidR="00630F05">
          <w:rPr>
            <w:color w:val="000000"/>
          </w:rPr>
          <w:t xml:space="preserve">response-initiated delay: </w:t>
        </w:r>
      </w:ins>
      <w:ins w:id="254" w:author="Katharine E Thompson" w:date="2022-08-30T23:27:00Z">
        <w:r w:rsidR="00630F05">
          <w:rPr>
            <w:color w:val="000000"/>
          </w:rPr>
          <w:t>XXX</w:t>
        </w:r>
      </w:ins>
      <w:ins w:id="255" w:author="Katharine E Thompson" w:date="2022-08-30T23:28:00Z">
        <w:r w:rsidR="00630F05">
          <w:rPr>
            <w:color w:val="000000"/>
          </w:rPr>
          <w:t>; fixed-interval schedules of reinforc</w:t>
        </w:r>
      </w:ins>
      <w:ins w:id="256" w:author="Katharine E Thompson" w:date="2022-08-30T23:29:00Z">
        <w:r w:rsidR="00630F05">
          <w:rPr>
            <w:color w:val="000000"/>
          </w:rPr>
          <w:t>ement:</w:t>
        </w:r>
      </w:ins>
      <w:ins w:id="257" w:author="Katharine E Thompson" w:date="2022-08-30T23:27:00Z">
        <w:r w:rsidR="00630F05">
          <w:rPr>
            <w:color w:val="000000"/>
          </w:rPr>
          <w:t xml:space="preserve"> XXX)</w:t>
        </w:r>
      </w:ins>
      <w:ins w:id="258" w:author="Katharine E Thompson" w:date="2022-08-30T23:26:00Z">
        <w:r w:rsidR="00630F05">
          <w:rPr>
            <w:color w:val="000000"/>
          </w:rPr>
          <w:t xml:space="preserve"> and species</w:t>
        </w:r>
      </w:ins>
      <w:ins w:id="259" w:author="Katharine E Thompson" w:date="2022-08-30T23:27:00Z">
        <w:r w:rsidR="00630F05">
          <w:rPr>
            <w:color w:val="000000"/>
          </w:rPr>
          <w:t xml:space="preserve"> (</w:t>
        </w:r>
      </w:ins>
      <w:ins w:id="260" w:author="Katharine E Thompson" w:date="2022-08-30T23:29:00Z">
        <w:r w:rsidR="00630F05">
          <w:rPr>
            <w:color w:val="000000"/>
          </w:rPr>
          <w:t xml:space="preserve">pigeons: </w:t>
        </w:r>
      </w:ins>
      <w:ins w:id="261" w:author="Katharine E Thompson" w:date="2022-08-30T23:27:00Z">
        <w:r w:rsidR="00630F05">
          <w:rPr>
            <w:color w:val="000000"/>
          </w:rPr>
          <w:t>XXX</w:t>
        </w:r>
      </w:ins>
      <w:ins w:id="262" w:author="Katharine E Thompson" w:date="2022-08-30T23:29:00Z">
        <w:r w:rsidR="00630F05">
          <w:rPr>
            <w:color w:val="000000"/>
          </w:rPr>
          <w:t>; rats:</w:t>
        </w:r>
      </w:ins>
      <w:ins w:id="263" w:author="Katharine E Thompson" w:date="2022-08-30T23:27:00Z">
        <w:r w:rsidR="00630F05">
          <w:rPr>
            <w:color w:val="000000"/>
          </w:rPr>
          <w:t xml:space="preserve"> XXX)</w:t>
        </w:r>
      </w:ins>
      <w:ins w:id="264" w:author="Katharine E Thompson" w:date="2022-08-30T23:26:00Z">
        <w:r w:rsidR="00630F05">
          <w:rPr>
            <w:color w:val="000000"/>
          </w:rPr>
          <w:t>, they relied heavily on the post-reinforcement pause (PRP) as their preferred measure of timing</w:t>
        </w:r>
      </w:ins>
      <w:ins w:id="265" w:author="Katharine E Thompson" w:date="2022-08-30T23:27:00Z">
        <w:r w:rsidR="00630F05">
          <w:rPr>
            <w:color w:val="000000"/>
          </w:rPr>
          <w:t>. P</w:t>
        </w:r>
      </w:ins>
      <w:ins w:id="266" w:author="Katharine E Thompson" w:date="2022-08-30T23:07:00Z">
        <w:r w:rsidR="00AE06C9">
          <w:rPr>
            <w:color w:val="000000"/>
          </w:rPr>
          <w:t>revious</w:t>
        </w:r>
      </w:ins>
      <w:ins w:id="267" w:author="Katharine E Thompson" w:date="2022-08-30T23:10:00Z">
        <w:r w:rsidR="00DC3413">
          <w:rPr>
            <w:color w:val="000000"/>
          </w:rPr>
          <w:t xml:space="preserve"> work</w:t>
        </w:r>
      </w:ins>
      <w:ins w:id="268" w:author="Katharine E Thompson" w:date="2022-08-30T23:07:00Z">
        <w:r w:rsidR="00AE06C9">
          <w:rPr>
            <w:color w:val="000000"/>
          </w:rPr>
          <w:t xml:space="preserve"> indicates the PRP is sensitive to</w:t>
        </w:r>
      </w:ins>
      <w:ins w:id="269" w:author="Katharine E Thompson" w:date="2022-08-30T23:27:00Z">
        <w:r w:rsidR="00630F05">
          <w:rPr>
            <w:color w:val="000000"/>
          </w:rPr>
          <w:t xml:space="preserve"> many variables including</w:t>
        </w:r>
      </w:ins>
      <w:ins w:id="270" w:author="Katharine E Thompson" w:date="2022-08-30T23:07:00Z">
        <w:r w:rsidR="00AE06C9">
          <w:rPr>
            <w:color w:val="000000"/>
          </w:rPr>
          <w:t xml:space="preserve"> fluctuations in motivation</w:t>
        </w:r>
      </w:ins>
      <w:ins w:id="271" w:author="Katharine E Thompson" w:date="2022-08-30T23:27:00Z">
        <w:r w:rsidR="00630F05">
          <w:rPr>
            <w:color w:val="000000"/>
          </w:rPr>
          <w:t xml:space="preserve"> (XXX, XXX)</w:t>
        </w:r>
      </w:ins>
      <w:ins w:id="272" w:author="Katharine E Thompson" w:date="2022-08-30T23:07:00Z">
        <w:r w:rsidR="00AE06C9">
          <w:rPr>
            <w:color w:val="000000"/>
          </w:rPr>
          <w:t>, presence o</w:t>
        </w:r>
      </w:ins>
      <w:ins w:id="273" w:author="Katharine E Thompson" w:date="2022-08-30T23:10:00Z">
        <w:r w:rsidR="00DC3413">
          <w:rPr>
            <w:color w:val="000000"/>
          </w:rPr>
          <w:t>r</w:t>
        </w:r>
      </w:ins>
      <w:ins w:id="274" w:author="Katharine E Thompson" w:date="2022-08-30T23:07:00Z">
        <w:r w:rsidR="00AE06C9">
          <w:rPr>
            <w:color w:val="000000"/>
          </w:rPr>
          <w:t xml:space="preserve"> absence of a preceding reinforcer</w:t>
        </w:r>
      </w:ins>
      <w:ins w:id="275" w:author="Katharine E Thompson" w:date="2022-08-30T23:27:00Z">
        <w:r w:rsidR="00630F05">
          <w:rPr>
            <w:color w:val="000000"/>
          </w:rPr>
          <w:t xml:space="preserve"> (XXX, XXX)</w:t>
        </w:r>
      </w:ins>
      <w:ins w:id="276" w:author="Katharine E Thompson" w:date="2022-08-30T23:07:00Z">
        <w:r w:rsidR="00AE06C9">
          <w:rPr>
            <w:color w:val="000000"/>
          </w:rPr>
          <w:t>, and contaminated by random responding</w:t>
        </w:r>
      </w:ins>
      <w:ins w:id="277" w:author="Katharine E Thompson" w:date="2022-08-30T23:27:00Z">
        <w:r w:rsidR="00630F05">
          <w:rPr>
            <w:color w:val="000000"/>
          </w:rPr>
          <w:t xml:space="preserve"> (XXX, XXX)</w:t>
        </w:r>
      </w:ins>
      <w:ins w:id="278" w:author="Katharine E Thompson" w:date="2022-08-30T23:07:00Z">
        <w:r w:rsidR="00AE06C9">
          <w:rPr>
            <w:color w:val="000000"/>
          </w:rPr>
          <w:t xml:space="preserve">. </w:t>
        </w:r>
      </w:ins>
      <w:ins w:id="279" w:author="Katharine E Thompson" w:date="2022-08-30T23:09:00Z">
        <w:r w:rsidR="00AE06C9">
          <w:rPr>
            <w:color w:val="000000"/>
          </w:rPr>
          <w:t>Such sensitivity suggests the PRP is</w:t>
        </w:r>
      </w:ins>
      <w:ins w:id="280" w:author="Katharine E Thompson" w:date="2022-08-30T23:08:00Z">
        <w:r w:rsidR="00AE06C9">
          <w:rPr>
            <w:color w:val="000000"/>
          </w:rPr>
          <w:t xml:space="preserve"> providing </w:t>
        </w:r>
      </w:ins>
      <w:ins w:id="281" w:author="Katharine E Thompson" w:date="2022-08-30T23:18:00Z">
        <w:r w:rsidR="00C523A2">
          <w:rPr>
            <w:color w:val="000000"/>
          </w:rPr>
          <w:t>only a</w:t>
        </w:r>
      </w:ins>
      <w:ins w:id="282" w:author="Katharine E Thompson" w:date="2022-08-30T23:08:00Z">
        <w:r w:rsidR="00AE06C9">
          <w:rPr>
            <w:color w:val="000000"/>
          </w:rPr>
          <w:t xml:space="preserve"> rough estimate of timing performance</w:t>
        </w:r>
      </w:ins>
      <w:ins w:id="283" w:author="Katharine E Thompson" w:date="2022-09-08T20:51:00Z">
        <w:r w:rsidR="00192A75">
          <w:rPr>
            <w:color w:val="000000"/>
          </w:rPr>
          <w:t>.</w:t>
        </w:r>
      </w:ins>
    </w:p>
    <w:p w14:paraId="0274BA10" w14:textId="1BBBC260" w:rsidR="00C1224E" w:rsidRDefault="00297A47" w:rsidP="00C523A2">
      <w:pPr>
        <w:pStyle w:val="NormalWeb"/>
        <w:spacing w:before="0" w:beforeAutospacing="0" w:after="160" w:afterAutospacing="0" w:line="480" w:lineRule="auto"/>
        <w:ind w:firstLine="720"/>
        <w:rPr>
          <w:ins w:id="284" w:author="Katharine E Thompson" w:date="2022-08-30T22:23:00Z"/>
          <w:color w:val="000000"/>
        </w:rPr>
      </w:pPr>
      <w:ins w:id="285" w:author="Katharine E Thompson" w:date="2022-08-30T23:30:00Z">
        <w:r>
          <w:rPr>
            <w:color w:val="000000"/>
          </w:rPr>
          <w:t>Luckily, one of the most common timing procedur</w:t>
        </w:r>
      </w:ins>
      <w:ins w:id="286" w:author="Katharine E Thompson" w:date="2022-08-30T23:31:00Z">
        <w:r>
          <w:rPr>
            <w:color w:val="000000"/>
          </w:rPr>
          <w:t>es—fixed-interval (FI) schedules of reinforcement—allows for assessment of both the PRP and what is commonly referred to as the breakpoint (BP).</w:t>
        </w:r>
      </w:ins>
      <w:ins w:id="287" w:author="Katharine E Thompson" w:date="2022-08-30T23:32:00Z">
        <w:r>
          <w:rPr>
            <w:color w:val="000000"/>
          </w:rPr>
          <w:t xml:space="preserve"> Briefly, in FI schedules of reinforcement animals </w:t>
        </w:r>
      </w:ins>
      <w:ins w:id="288" w:author="Katharine E Thompson" w:date="2022-08-30T23:33:00Z">
        <w:r>
          <w:rPr>
            <w:color w:val="000000"/>
          </w:rPr>
          <w:t xml:space="preserve">are trained </w:t>
        </w:r>
      </w:ins>
      <w:ins w:id="289" w:author="Katharine E Thompson" w:date="2022-08-30T23:34:00Z">
        <w:r>
          <w:rPr>
            <w:color w:val="000000"/>
          </w:rPr>
          <w:t xml:space="preserve">such that the first </w:t>
        </w:r>
        <w:r>
          <w:rPr>
            <w:color w:val="000000"/>
          </w:rPr>
          <w:lastRenderedPageBreak/>
          <w:t>response after the interval has elapsed is reinforced</w:t>
        </w:r>
      </w:ins>
      <w:ins w:id="290" w:author="Katharine E Thompson" w:date="2022-08-30T23:50:00Z">
        <w:r w:rsidR="009E2CE2">
          <w:rPr>
            <w:color w:val="000000"/>
          </w:rPr>
          <w:t xml:space="preserve"> (XXX)</w:t>
        </w:r>
      </w:ins>
      <w:ins w:id="291" w:author="Katharine E Thompson" w:date="2022-08-30T23:34:00Z">
        <w:r>
          <w:rPr>
            <w:color w:val="000000"/>
          </w:rPr>
          <w:t>. Responding in FI typically starts at a relatively low rate and the</w:t>
        </w:r>
      </w:ins>
      <w:ins w:id="292" w:author="Katharine E Thompson" w:date="2022-08-30T23:35:00Z">
        <w:r>
          <w:rPr>
            <w:color w:val="000000"/>
          </w:rPr>
          <w:t>n abruptly transitions to a relatively high rate as the end of the FI approaches</w:t>
        </w:r>
      </w:ins>
      <w:ins w:id="293" w:author="Katharine E Thompson" w:date="2022-08-30T23:50:00Z">
        <w:r w:rsidR="009E2CE2">
          <w:rPr>
            <w:color w:val="000000"/>
          </w:rPr>
          <w:t xml:space="preserve"> (XXX; XXX; but see XXX for a nuanced take)</w:t>
        </w:r>
      </w:ins>
      <w:ins w:id="294" w:author="Katharine E Thompson" w:date="2022-08-30T23:35:00Z">
        <w:r>
          <w:rPr>
            <w:color w:val="000000"/>
          </w:rPr>
          <w:t xml:space="preserve">. </w:t>
        </w:r>
      </w:ins>
      <w:ins w:id="295" w:author="Katharine E Thompson" w:date="2022-08-30T23:34:00Z">
        <w:r>
          <w:rPr>
            <w:color w:val="000000"/>
          </w:rPr>
          <w:t>Whereas the post-reinforcement pause is the time to the first response</w:t>
        </w:r>
      </w:ins>
      <w:ins w:id="296" w:author="Katharine E Thompson" w:date="2022-08-30T23:35:00Z">
        <w:r>
          <w:rPr>
            <w:color w:val="000000"/>
          </w:rPr>
          <w:t xml:space="preserve"> and thus likely part of the low rate of responding</w:t>
        </w:r>
      </w:ins>
      <w:ins w:id="297" w:author="Katharine E Thompson" w:date="2022-08-30T23:34:00Z">
        <w:r>
          <w:rPr>
            <w:color w:val="000000"/>
          </w:rPr>
          <w:t>, the</w:t>
        </w:r>
      </w:ins>
      <w:ins w:id="298" w:author="Katharine E Thompson" w:date="2022-08-30T23:36:00Z">
        <w:r w:rsidR="008B1EDE">
          <w:rPr>
            <w:color w:val="000000"/>
          </w:rPr>
          <w:t xml:space="preserve"> </w:t>
        </w:r>
      </w:ins>
      <w:ins w:id="299" w:author="Katharine E Thompson" w:date="2022-08-30T23:40:00Z">
        <w:r w:rsidR="008B1EDE">
          <w:rPr>
            <w:color w:val="000000"/>
          </w:rPr>
          <w:t>BP</w:t>
        </w:r>
      </w:ins>
      <w:ins w:id="300" w:author="Katharine E Thompson" w:date="2022-08-30T23:36:00Z">
        <w:r w:rsidR="008B1EDE">
          <w:rPr>
            <w:color w:val="000000"/>
          </w:rPr>
          <w:t xml:space="preserve"> is the</w:t>
        </w:r>
      </w:ins>
      <w:ins w:id="301" w:author="Katharine E Thompson" w:date="2022-08-30T23:34:00Z">
        <w:r>
          <w:rPr>
            <w:color w:val="000000"/>
          </w:rPr>
          <w:t xml:space="preserve"> </w:t>
        </w:r>
      </w:ins>
      <w:ins w:id="302" w:author="Katharine E Thompson" w:date="2022-08-30T23:35:00Z">
        <w:r>
          <w:rPr>
            <w:color w:val="000000"/>
          </w:rPr>
          <w:t>time at which animals transition from the low rate to the high rate</w:t>
        </w:r>
      </w:ins>
      <w:ins w:id="303" w:author="Katharine E Thompson" w:date="2022-08-30T23:36:00Z">
        <w:r w:rsidR="008B1EDE">
          <w:rPr>
            <w:color w:val="000000"/>
          </w:rPr>
          <w:t xml:space="preserve">. In contrast to the PRP, the </w:t>
        </w:r>
      </w:ins>
      <w:ins w:id="304" w:author="Katharine E Thompson" w:date="2022-08-30T23:40:00Z">
        <w:r w:rsidR="008B1EDE">
          <w:rPr>
            <w:color w:val="000000"/>
          </w:rPr>
          <w:t>BP</w:t>
        </w:r>
      </w:ins>
      <w:ins w:id="305" w:author="Katharine E Thompson" w:date="2022-08-30T23:36:00Z">
        <w:r w:rsidR="008B1EDE">
          <w:rPr>
            <w:color w:val="000000"/>
          </w:rPr>
          <w:t xml:space="preserve"> is relatively robust to non-timing variables making it a cleaner </w:t>
        </w:r>
      </w:ins>
      <w:ins w:id="306" w:author="Katharine E Thompson" w:date="2022-08-30T23:47:00Z">
        <w:r w:rsidR="009E2CE2">
          <w:rPr>
            <w:color w:val="000000"/>
          </w:rPr>
          <w:t>estimate of timing</w:t>
        </w:r>
      </w:ins>
      <w:ins w:id="307" w:author="Katharine E Thompson" w:date="2022-08-30T23:51:00Z">
        <w:r w:rsidR="009E2CE2">
          <w:rPr>
            <w:color w:val="000000"/>
          </w:rPr>
          <w:t xml:space="preserve"> (XXX; XXX; XXX)</w:t>
        </w:r>
      </w:ins>
      <w:ins w:id="308" w:author="Katharine E Thompson" w:date="2022-08-30T23:47:00Z">
        <w:r w:rsidR="009E2CE2">
          <w:rPr>
            <w:color w:val="000000"/>
          </w:rPr>
          <w:t xml:space="preserve">. </w:t>
        </w:r>
      </w:ins>
      <w:ins w:id="309" w:author="Katharine E Thompson" w:date="2022-08-30T23:51:00Z">
        <w:r w:rsidR="009E2CE2">
          <w:rPr>
            <w:color w:val="000000"/>
          </w:rPr>
          <w:t xml:space="preserve">Thus, in the present study we trained mice on a dynamic fixed-interval schedule of reinforcement </w:t>
        </w:r>
      </w:ins>
      <w:ins w:id="310" w:author="Katharine E Thompson" w:date="2022-08-30T23:52:00Z">
        <w:r w:rsidR="009E2CE2">
          <w:rPr>
            <w:color w:val="000000"/>
          </w:rPr>
          <w:t xml:space="preserve">and assessed their timing performance as expressed in both the PRP and BP. </w:t>
        </w:r>
      </w:ins>
    </w:p>
    <w:p w14:paraId="734CBBFD" w14:textId="51557188" w:rsidR="00ED343C" w:rsidDel="00C1224E" w:rsidRDefault="00ED343C" w:rsidP="000800A8">
      <w:pPr>
        <w:pStyle w:val="NormalWeb"/>
        <w:spacing w:before="0" w:beforeAutospacing="0" w:after="160" w:afterAutospacing="0" w:line="480" w:lineRule="auto"/>
        <w:ind w:firstLine="720"/>
        <w:rPr>
          <w:ins w:id="311" w:author="Carter Daniels" w:date="2021-07-01T11:42:00Z"/>
          <w:del w:id="312" w:author="Katharine E Thompson" w:date="2022-08-30T22:39:00Z"/>
          <w:color w:val="000000"/>
        </w:rPr>
      </w:pPr>
    </w:p>
    <w:p w14:paraId="67F31528" w14:textId="62136EF3" w:rsidR="000800A8" w:rsidDel="00C1224E" w:rsidRDefault="008F466A" w:rsidP="000800A8">
      <w:pPr>
        <w:pStyle w:val="NormalWeb"/>
        <w:spacing w:before="0" w:beforeAutospacing="0" w:after="160" w:afterAutospacing="0" w:line="480" w:lineRule="auto"/>
        <w:ind w:firstLine="720"/>
        <w:rPr>
          <w:del w:id="313" w:author="Katharine E Thompson" w:date="2022-08-30T22:39:00Z"/>
        </w:rPr>
      </w:pPr>
      <w:ins w:id="314" w:author="Carter Daniels" w:date="2021-07-01T11:39:00Z">
        <w:del w:id="315" w:author="Katharine E Thompson" w:date="2022-08-30T22:39:00Z">
          <w:r w:rsidDel="00C1224E">
            <w:rPr>
              <w:color w:val="000000"/>
            </w:rPr>
            <w:delText>Pigeons</w:delText>
          </w:r>
        </w:del>
      </w:ins>
      <w:del w:id="316" w:author="Katharine E Thompson" w:date="2022-08-30T22:39:00Z">
        <w:r w:rsidR="000800A8" w:rsidDel="00C1224E">
          <w:rPr>
            <w:color w:val="000000"/>
          </w:rPr>
          <w:delText>Consequently, it is interesting to examine the characteristics that affect the acquisition of dynamic schedules. While animals have been shown to be equally proficient at tracking both short and long intervals, the rapidity of acquisition is influenced by the asymmetry in which short or long intervals are presented. More specifically, while animals may be able to track both short and long intervals, if the long intervals are alternated daily with short intervals, tracking of the long intervals is impaired (Higa 1991). In addition, acquisition of single-alternation schedules is more successful with shorter intervals (Ludvig 2005). These data suggest that the frequency at which an animal is exposed to a duration affects acquisition. Instead of single-alternation schedules, an animal might also be presented with an impulse, or an isolated interval dissimilar to intervals previously presented. When an impulse shorter than previously presented intervals is interpolated into a sequence of longer intervals, wait times decrease in the immediately following IFI. These data suggest that, in addition to frequency, the recency of preceding intervals of which an animal is exposed to a duration also affects acquisition. Rapidity of tracking cyclic intervals also depends on whether the intervals are decreasing or increasing. Given an unpredictable stepwise transition, animals are able to track both up and down shifts, but tracking is more gradual in the up-shifts (Higa 1993, Higa 1997, Wynne and Staddon 1992). The tendency to respond short preempts responding at longer wait times. These data suggest that, in addition to the frequency and the recency at which an animal is exposed to a duration, the direction in which IFIs change (increasing or decreasing) also affects acquisition. </w:delText>
        </w:r>
      </w:del>
    </w:p>
    <w:p w14:paraId="5C46FEC0" w14:textId="767CCDF0" w:rsidR="005D004B" w:rsidDel="00C1224E" w:rsidRDefault="00631079" w:rsidP="00473F05">
      <w:pPr>
        <w:spacing w:line="480" w:lineRule="auto"/>
        <w:ind w:firstLine="720"/>
        <w:rPr>
          <w:del w:id="317" w:author="Katharine E Thompson" w:date="2022-08-30T22:39:00Z"/>
          <w:rFonts w:ascii="Times New Roman" w:hAnsi="Times New Roman" w:cs="Times New Roman"/>
          <w:sz w:val="24"/>
          <w:szCs w:val="24"/>
        </w:rPr>
      </w:pPr>
      <w:del w:id="318" w:author="Katharine E Thompson" w:date="2022-08-30T22:39:00Z">
        <w:r w:rsidDel="00C1224E">
          <w:rPr>
            <w:rFonts w:ascii="Times New Roman" w:hAnsi="Times New Roman" w:cs="Times New Roman"/>
            <w:sz w:val="24"/>
            <w:szCs w:val="24"/>
          </w:rPr>
          <w:delText>T</w:delText>
        </w:r>
        <w:r w:rsidR="000F50EF" w:rsidDel="00C1224E">
          <w:rPr>
            <w:rFonts w:ascii="Times New Roman" w:hAnsi="Times New Roman" w:cs="Times New Roman"/>
            <w:sz w:val="24"/>
            <w:szCs w:val="24"/>
          </w:rPr>
          <w:delText xml:space="preserve">he process of tracking a sinusoidal wave of time </w:delText>
        </w:r>
        <w:r w:rsidDel="00C1224E">
          <w:rPr>
            <w:rFonts w:ascii="Times New Roman" w:hAnsi="Times New Roman" w:cs="Times New Roman"/>
            <w:sz w:val="24"/>
            <w:szCs w:val="24"/>
          </w:rPr>
          <w:delText xml:space="preserve">is </w:delText>
        </w:r>
        <w:r w:rsidR="00264BE7" w:rsidDel="00C1224E">
          <w:rPr>
            <w:rFonts w:ascii="Times New Roman" w:hAnsi="Times New Roman" w:cs="Times New Roman"/>
            <w:sz w:val="24"/>
            <w:szCs w:val="24"/>
          </w:rPr>
          <w:delText>well approximated by a linear waiting process. Briefly,…</w:delText>
        </w:r>
        <w:r w:rsidR="00264BE7" w:rsidRPr="00264BE7" w:rsidDel="00C1224E">
          <w:rPr>
            <w:rFonts w:ascii="Times New Roman" w:hAnsi="Times New Roman" w:cs="Times New Roman"/>
            <w:sz w:val="24"/>
            <w:szCs w:val="24"/>
            <w:highlight w:val="yellow"/>
          </w:rPr>
          <w:delText>[describe model]</w:delText>
        </w:r>
        <w:r w:rsidR="00264BE7" w:rsidDel="00C1224E">
          <w:rPr>
            <w:rFonts w:ascii="Times New Roman" w:hAnsi="Times New Roman" w:cs="Times New Roman"/>
            <w:sz w:val="24"/>
            <w:szCs w:val="24"/>
          </w:rPr>
          <w:delText>. The success of this model is illustrated by its incorporation into the</w:delText>
        </w:r>
        <w:r w:rsidDel="00C1224E">
          <w:rPr>
            <w:rFonts w:ascii="Times New Roman" w:hAnsi="Times New Roman" w:cs="Times New Roman"/>
            <w:sz w:val="24"/>
            <w:szCs w:val="24"/>
          </w:rPr>
          <w:delText xml:space="preserve"> Multiple-Timescale (MTS; see XXX) and</w:delText>
        </w:r>
        <w:r w:rsidR="00264BE7" w:rsidDel="00C1224E">
          <w:rPr>
            <w:rFonts w:ascii="Times New Roman" w:hAnsi="Times New Roman" w:cs="Times New Roman"/>
            <w:sz w:val="24"/>
            <w:szCs w:val="24"/>
          </w:rPr>
          <w:delText xml:space="preserve"> Linear Threshold </w:delText>
        </w:r>
        <w:r w:rsidDel="00C1224E">
          <w:rPr>
            <w:rFonts w:ascii="Times New Roman" w:hAnsi="Times New Roman" w:cs="Times New Roman"/>
            <w:sz w:val="24"/>
            <w:szCs w:val="24"/>
          </w:rPr>
          <w:delText>Time-Adapting Drift-Diffusion (LT-TDDM; see XXX) models of dynamic interval timing.</w:delText>
        </w:r>
      </w:del>
    </w:p>
    <w:p w14:paraId="0CCB0F0B" w14:textId="65E5C6A4" w:rsidR="005D004B" w:rsidDel="00C1224E" w:rsidRDefault="00631079" w:rsidP="005D004B">
      <w:pPr>
        <w:spacing w:line="480" w:lineRule="auto"/>
        <w:ind w:firstLine="720"/>
        <w:rPr>
          <w:del w:id="319" w:author="Katharine E Thompson" w:date="2022-08-30T22:39:00Z"/>
          <w:rFonts w:ascii="Times New Roman" w:hAnsi="Times New Roman" w:cs="Times New Roman"/>
          <w:sz w:val="24"/>
          <w:szCs w:val="24"/>
        </w:rPr>
      </w:pPr>
      <w:del w:id="320" w:author="Katharine E Thompson" w:date="2022-08-30T22:39:00Z">
        <w:r w:rsidDel="00C1224E">
          <w:rPr>
            <w:rFonts w:ascii="Times New Roman" w:hAnsi="Times New Roman" w:cs="Times New Roman"/>
            <w:sz w:val="24"/>
            <w:szCs w:val="24"/>
          </w:rPr>
          <w:delText xml:space="preserve">However, the success of the linear waiting process has largely been evaluated based on, although not exclusively, it’s fit to data. There are thus two limits to </w:delText>
        </w:r>
        <w:r w:rsidR="003C4E71" w:rsidDel="00C1224E">
          <w:rPr>
            <w:rFonts w:ascii="Times New Roman" w:hAnsi="Times New Roman" w:cs="Times New Roman"/>
            <w:sz w:val="24"/>
            <w:szCs w:val="24"/>
          </w:rPr>
          <w:delText>support for the</w:delText>
        </w:r>
        <w:r w:rsidDel="00C1224E">
          <w:rPr>
            <w:rFonts w:ascii="Times New Roman" w:hAnsi="Times New Roman" w:cs="Times New Roman"/>
            <w:sz w:val="24"/>
            <w:szCs w:val="24"/>
          </w:rPr>
          <w:delText xml:space="preserve"> linear waiting process. First, much of the data are derived from pigeons, limiting the generalizability of the model across species</w:delText>
        </w:r>
        <w:r w:rsidR="00794FA3" w:rsidDel="00C1224E">
          <w:rPr>
            <w:rFonts w:ascii="Times New Roman" w:hAnsi="Times New Roman" w:cs="Times New Roman"/>
            <w:sz w:val="24"/>
            <w:szCs w:val="24"/>
          </w:rPr>
          <w:delText xml:space="preserve">. </w:delText>
        </w:r>
        <w:r w:rsidDel="00C1224E">
          <w:rPr>
            <w:rFonts w:ascii="Times New Roman" w:hAnsi="Times New Roman" w:cs="Times New Roman"/>
            <w:sz w:val="24"/>
            <w:szCs w:val="24"/>
          </w:rPr>
          <w:delText xml:space="preserve">Second, few predictions have been derived and tested from </w:delText>
        </w:r>
        <w:r w:rsidR="005B6523" w:rsidDel="00C1224E">
          <w:rPr>
            <w:rFonts w:ascii="Times New Roman" w:hAnsi="Times New Roman" w:cs="Times New Roman"/>
            <w:sz w:val="24"/>
            <w:szCs w:val="24"/>
          </w:rPr>
          <w:delText>this model</w:delText>
        </w:r>
        <w:r w:rsidDel="00C1224E">
          <w:rPr>
            <w:rFonts w:ascii="Times New Roman" w:hAnsi="Times New Roman" w:cs="Times New Roman"/>
            <w:sz w:val="24"/>
            <w:szCs w:val="24"/>
          </w:rPr>
          <w:delText xml:space="preserve"> (but see XXX). In the present series of </w:delText>
        </w:r>
        <w:r w:rsidR="005D004B" w:rsidDel="00C1224E">
          <w:rPr>
            <w:rFonts w:ascii="Times New Roman" w:hAnsi="Times New Roman" w:cs="Times New Roman"/>
            <w:sz w:val="24"/>
            <w:szCs w:val="24"/>
          </w:rPr>
          <w:delText>studies,</w:delText>
        </w:r>
        <w:r w:rsidDel="00C1224E">
          <w:rPr>
            <w:rFonts w:ascii="Times New Roman" w:hAnsi="Times New Roman" w:cs="Times New Roman"/>
            <w:sz w:val="24"/>
            <w:szCs w:val="24"/>
          </w:rPr>
          <w:delText xml:space="preserve"> we address these </w:delText>
        </w:r>
        <w:r w:rsidR="005D004B" w:rsidDel="00C1224E">
          <w:rPr>
            <w:rFonts w:ascii="Times New Roman" w:hAnsi="Times New Roman" w:cs="Times New Roman"/>
            <w:sz w:val="24"/>
            <w:szCs w:val="24"/>
          </w:rPr>
          <w:delText>limits</w:delText>
        </w:r>
        <w:r w:rsidDel="00C1224E">
          <w:rPr>
            <w:rFonts w:ascii="Times New Roman" w:hAnsi="Times New Roman" w:cs="Times New Roman"/>
            <w:sz w:val="24"/>
            <w:szCs w:val="24"/>
          </w:rPr>
          <w:delText xml:space="preserve"> </w:delText>
        </w:r>
        <w:r w:rsidR="005D004B" w:rsidDel="00C1224E">
          <w:rPr>
            <w:rFonts w:ascii="Times New Roman" w:hAnsi="Times New Roman" w:cs="Times New Roman"/>
            <w:sz w:val="24"/>
            <w:szCs w:val="24"/>
          </w:rPr>
          <w:delText xml:space="preserve">by </w:delText>
        </w:r>
        <w:r w:rsidDel="00C1224E">
          <w:rPr>
            <w:rFonts w:ascii="Times New Roman" w:hAnsi="Times New Roman" w:cs="Times New Roman"/>
            <w:sz w:val="24"/>
            <w:szCs w:val="24"/>
          </w:rPr>
          <w:delText xml:space="preserve">conducting all of our experiments in mice, a species yet assessed for their ability to track </w:delText>
        </w:r>
        <w:r w:rsidR="005D004B" w:rsidDel="00C1224E">
          <w:rPr>
            <w:rFonts w:ascii="Times New Roman" w:hAnsi="Times New Roman" w:cs="Times New Roman"/>
            <w:sz w:val="24"/>
            <w:szCs w:val="24"/>
          </w:rPr>
          <w:delText xml:space="preserve">dynamics intervals; and deriving and testing straight forward predictions from the MTS and LT-TDDM models; predictions are detailed just before the experiments that test those predictions.  </w:delText>
        </w:r>
      </w:del>
    </w:p>
    <w:p w14:paraId="05D83CA8" w14:textId="304EEF7E" w:rsidR="0012520B" w:rsidDel="004F33D8" w:rsidRDefault="00901E87" w:rsidP="0012520B">
      <w:pPr>
        <w:spacing w:line="480" w:lineRule="auto"/>
        <w:ind w:firstLine="720"/>
        <w:rPr>
          <w:del w:id="321" w:author="Katharine E Thompson" w:date="2022-08-30T23:03:00Z"/>
          <w:rFonts w:ascii="Times New Roman" w:hAnsi="Times New Roman" w:cs="Times New Roman"/>
          <w:sz w:val="24"/>
          <w:szCs w:val="24"/>
        </w:rPr>
      </w:pPr>
      <w:del w:id="322" w:author="Katharine E Thompson" w:date="2022-08-30T23:03:00Z">
        <w:r w:rsidDel="004F33D8">
          <w:rPr>
            <w:rFonts w:ascii="Times New Roman" w:hAnsi="Times New Roman" w:cs="Times New Roman"/>
            <w:sz w:val="24"/>
            <w:szCs w:val="24"/>
          </w:rPr>
          <w:delText xml:space="preserve">To begin our </w:delText>
        </w:r>
        <w:r w:rsidR="00794FA3" w:rsidDel="004F33D8">
          <w:rPr>
            <w:rFonts w:ascii="Times New Roman" w:hAnsi="Times New Roman" w:cs="Times New Roman"/>
            <w:sz w:val="24"/>
            <w:szCs w:val="24"/>
          </w:rPr>
          <w:delText xml:space="preserve">study </w:delText>
        </w:r>
        <w:r w:rsidR="00C102AE" w:rsidDel="004F33D8">
          <w:rPr>
            <w:rFonts w:ascii="Times New Roman" w:hAnsi="Times New Roman" w:cs="Times New Roman"/>
            <w:sz w:val="24"/>
            <w:szCs w:val="24"/>
          </w:rPr>
          <w:delText>of</w:delText>
        </w:r>
        <w:r w:rsidDel="004F33D8">
          <w:rPr>
            <w:rFonts w:ascii="Times New Roman" w:hAnsi="Times New Roman" w:cs="Times New Roman"/>
            <w:sz w:val="24"/>
            <w:szCs w:val="24"/>
          </w:rPr>
          <w:delText xml:space="preserve"> dynamic interval timing</w:delText>
        </w:r>
        <w:r w:rsidR="00794FA3"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we first confirm</w:delText>
        </w:r>
        <w:r w:rsidR="00C102AE" w:rsidDel="004F33D8">
          <w:rPr>
            <w:rFonts w:ascii="Times New Roman" w:hAnsi="Times New Roman" w:cs="Times New Roman"/>
            <w:sz w:val="24"/>
            <w:szCs w:val="24"/>
          </w:rPr>
          <w:delText>ed</w:delText>
        </w:r>
        <w:r w:rsidDel="004F33D8">
          <w:rPr>
            <w:rFonts w:ascii="Times New Roman" w:hAnsi="Times New Roman" w:cs="Times New Roman"/>
            <w:sz w:val="24"/>
            <w:szCs w:val="24"/>
          </w:rPr>
          <w:delText xml:space="preserve"> that mice can learn to track a sinusoidal wave of tim</w:delText>
        </w:r>
        <w:r w:rsidR="00524E47" w:rsidDel="004F33D8">
          <w:rPr>
            <w:rFonts w:ascii="Times New Roman" w:hAnsi="Times New Roman" w:cs="Times New Roman"/>
            <w:sz w:val="24"/>
            <w:szCs w:val="24"/>
          </w:rPr>
          <w:delText>e</w:delText>
        </w:r>
        <w:r w:rsidDel="004F33D8">
          <w:rPr>
            <w:rFonts w:ascii="Times New Roman" w:hAnsi="Times New Roman" w:cs="Times New Roman"/>
            <w:sz w:val="24"/>
            <w:szCs w:val="24"/>
          </w:rPr>
          <w:delText xml:space="preserve"> </w:delText>
        </w:r>
        <w:r w:rsidR="005B6523" w:rsidDel="004F33D8">
          <w:rPr>
            <w:rFonts w:ascii="Times New Roman" w:hAnsi="Times New Roman" w:cs="Times New Roman"/>
            <w:sz w:val="24"/>
            <w:szCs w:val="24"/>
          </w:rPr>
          <w:delText xml:space="preserve">in a free-operant preparation like those utilized by Staddon </w:delText>
        </w:r>
        <w:r w:rsidDel="004F33D8">
          <w:rPr>
            <w:rFonts w:ascii="Times New Roman" w:hAnsi="Times New Roman" w:cs="Times New Roman"/>
            <w:sz w:val="24"/>
            <w:szCs w:val="24"/>
          </w:rPr>
          <w:delText xml:space="preserve">(Experiment 1). </w:delText>
        </w:r>
        <w:r w:rsidR="008517F2" w:rsidDel="004F33D8">
          <w:rPr>
            <w:rFonts w:ascii="Times New Roman" w:hAnsi="Times New Roman" w:cs="Times New Roman"/>
            <w:sz w:val="24"/>
            <w:szCs w:val="24"/>
          </w:rPr>
          <w:delText>In</w:delText>
        </w:r>
        <w:r w:rsidR="00C102AE" w:rsidDel="004F33D8">
          <w:rPr>
            <w:rFonts w:ascii="Times New Roman" w:hAnsi="Times New Roman" w:cs="Times New Roman"/>
            <w:sz w:val="24"/>
            <w:szCs w:val="24"/>
          </w:rPr>
          <w:delText xml:space="preserve"> our</w:delText>
        </w:r>
        <w:r w:rsidDel="004F33D8">
          <w:rPr>
            <w:rFonts w:ascii="Times New Roman" w:hAnsi="Times New Roman" w:cs="Times New Roman"/>
            <w:sz w:val="24"/>
            <w:szCs w:val="24"/>
          </w:rPr>
          <w:delText xml:space="preserve"> </w:delText>
        </w:r>
        <w:r w:rsidR="00F67FD5" w:rsidDel="004F33D8">
          <w:rPr>
            <w:rFonts w:ascii="Times New Roman" w:hAnsi="Times New Roman" w:cs="Times New Roman"/>
            <w:sz w:val="24"/>
            <w:szCs w:val="24"/>
          </w:rPr>
          <w:delText>free-operant</w:delText>
        </w:r>
        <w:r w:rsidDel="004F33D8">
          <w:rPr>
            <w:rFonts w:ascii="Times New Roman" w:hAnsi="Times New Roman" w:cs="Times New Roman"/>
            <w:sz w:val="24"/>
            <w:szCs w:val="24"/>
          </w:rPr>
          <w:delText xml:space="preserve"> preparation</w:delText>
        </w:r>
        <w:r w:rsidR="00794FA3" w:rsidDel="004F33D8">
          <w:rPr>
            <w:rFonts w:ascii="Times New Roman" w:hAnsi="Times New Roman" w:cs="Times New Roman"/>
            <w:sz w:val="24"/>
            <w:szCs w:val="24"/>
          </w:rPr>
          <w:delText>,</w:delText>
        </w:r>
        <w:r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 xml:space="preserve">we then tested </w:delText>
        </w:r>
        <w:r w:rsidR="00C102AE" w:rsidDel="004F33D8">
          <w:rPr>
            <w:rFonts w:ascii="Times New Roman" w:hAnsi="Times New Roman" w:cs="Times New Roman"/>
            <w:sz w:val="24"/>
            <w:szCs w:val="24"/>
          </w:rPr>
          <w:delText xml:space="preserve">whether </w:delText>
        </w:r>
        <w:r w:rsidDel="004F33D8">
          <w:rPr>
            <w:rFonts w:ascii="Times New Roman" w:hAnsi="Times New Roman" w:cs="Times New Roman"/>
            <w:sz w:val="24"/>
            <w:szCs w:val="24"/>
          </w:rPr>
          <w:delText xml:space="preserve">the </w:delText>
        </w:r>
        <w:r w:rsidR="00794FA3" w:rsidDel="004F33D8">
          <w:rPr>
            <w:rFonts w:ascii="Times New Roman" w:hAnsi="Times New Roman" w:cs="Times New Roman"/>
            <w:sz w:val="24"/>
            <w:szCs w:val="24"/>
          </w:rPr>
          <w:delText>time-marker</w:delText>
        </w:r>
        <w:r w:rsidDel="004F33D8">
          <w:rPr>
            <w:rFonts w:ascii="Times New Roman" w:hAnsi="Times New Roman" w:cs="Times New Roman"/>
            <w:sz w:val="24"/>
            <w:szCs w:val="24"/>
          </w:rPr>
          <w:delText xml:space="preserve"> was the previous reinforcer (Experiment </w:delText>
        </w:r>
        <w:r w:rsidR="00F24C44" w:rsidDel="004F33D8">
          <w:rPr>
            <w:rFonts w:ascii="Times New Roman" w:hAnsi="Times New Roman" w:cs="Times New Roman"/>
            <w:sz w:val="24"/>
            <w:szCs w:val="24"/>
          </w:rPr>
          <w:delText>2</w:delText>
        </w:r>
        <w:r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 xml:space="preserve">Then we </w:delText>
        </w:r>
        <w:r w:rsidR="005B6523" w:rsidDel="004F33D8">
          <w:rPr>
            <w:rFonts w:ascii="Times New Roman" w:hAnsi="Times New Roman" w:cs="Times New Roman"/>
            <w:sz w:val="24"/>
            <w:szCs w:val="24"/>
          </w:rPr>
          <w:delText>asked whether mice can</w:delText>
        </w:r>
        <w:r w:rsidR="008517F2"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track a sinusoidal wave of time in</w:delText>
        </w:r>
        <w:r w:rsidR="008517F2"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 xml:space="preserve">a </w:delText>
        </w:r>
        <w:r w:rsidR="00524E47" w:rsidDel="004F33D8">
          <w:rPr>
            <w:rFonts w:ascii="Times New Roman" w:hAnsi="Times New Roman" w:cs="Times New Roman"/>
            <w:sz w:val="24"/>
            <w:szCs w:val="24"/>
          </w:rPr>
          <w:delText xml:space="preserve">discrete-trials </w:delText>
        </w:r>
        <w:r w:rsidR="0012520B" w:rsidDel="004F33D8">
          <w:rPr>
            <w:rFonts w:ascii="Times New Roman" w:hAnsi="Times New Roman" w:cs="Times New Roman"/>
            <w:sz w:val="24"/>
            <w:szCs w:val="24"/>
          </w:rPr>
          <w:delText>procedure</w:delText>
        </w:r>
        <w:r w:rsidR="008517F2" w:rsidDel="004F33D8">
          <w:rPr>
            <w:rFonts w:ascii="Times New Roman" w:hAnsi="Times New Roman" w:cs="Times New Roman"/>
            <w:sz w:val="24"/>
            <w:szCs w:val="24"/>
          </w:rPr>
          <w:delText xml:space="preserve"> (Experiment 3)</w:delText>
        </w:r>
        <w:r w:rsidR="00E474C0" w:rsidDel="004F33D8">
          <w:rPr>
            <w:rFonts w:ascii="Times New Roman" w:hAnsi="Times New Roman" w:cs="Times New Roman"/>
            <w:sz w:val="24"/>
            <w:szCs w:val="24"/>
          </w:rPr>
          <w:delText xml:space="preserve">. </w:delText>
        </w:r>
        <w:r w:rsidR="00E474C0" w:rsidRPr="003C4E71" w:rsidDel="004F33D8">
          <w:rPr>
            <w:rFonts w:ascii="Times New Roman" w:hAnsi="Times New Roman" w:cs="Times New Roman"/>
            <w:sz w:val="24"/>
            <w:szCs w:val="24"/>
            <w:highlight w:val="yellow"/>
          </w:rPr>
          <w:delText>After finding that mice…,</w:delText>
        </w:r>
        <w:r w:rsidR="00E474C0" w:rsidDel="004F33D8">
          <w:rPr>
            <w:rFonts w:ascii="Times New Roman" w:hAnsi="Times New Roman" w:cs="Times New Roman"/>
            <w:sz w:val="24"/>
            <w:szCs w:val="24"/>
          </w:rPr>
          <w:delText xml:space="preserve"> w</w:delText>
        </w:r>
        <w:r w:rsidR="00C102AE" w:rsidDel="004F33D8">
          <w:rPr>
            <w:rFonts w:ascii="Times New Roman" w:hAnsi="Times New Roman" w:cs="Times New Roman"/>
            <w:sz w:val="24"/>
            <w:szCs w:val="24"/>
          </w:rPr>
          <w:delText>e</w:delText>
        </w:r>
        <w:r w:rsidR="00524E47"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 xml:space="preserve">then </w:delText>
        </w:r>
        <w:r w:rsidR="00C102AE" w:rsidDel="004F33D8">
          <w:rPr>
            <w:rFonts w:ascii="Times New Roman" w:hAnsi="Times New Roman" w:cs="Times New Roman"/>
            <w:sz w:val="24"/>
            <w:szCs w:val="24"/>
          </w:rPr>
          <w:delText xml:space="preserve">systematically </w:delText>
        </w:r>
        <w:r w:rsidDel="004F33D8">
          <w:rPr>
            <w:rFonts w:ascii="Times New Roman" w:hAnsi="Times New Roman" w:cs="Times New Roman"/>
            <w:sz w:val="24"/>
            <w:szCs w:val="24"/>
          </w:rPr>
          <w:delText xml:space="preserve">explored mechanistic questions about </w:delText>
        </w:r>
        <w:r w:rsidR="00176895" w:rsidDel="004F33D8">
          <w:rPr>
            <w:rFonts w:ascii="Times New Roman" w:hAnsi="Times New Roman" w:cs="Times New Roman"/>
            <w:sz w:val="24"/>
            <w:szCs w:val="24"/>
          </w:rPr>
          <w:delText>dynamic interval timing</w:delText>
        </w:r>
        <w:r w:rsidR="00E474C0" w:rsidDel="004F33D8">
          <w:rPr>
            <w:rFonts w:ascii="Times New Roman" w:hAnsi="Times New Roman" w:cs="Times New Roman"/>
            <w:sz w:val="24"/>
            <w:szCs w:val="24"/>
          </w:rPr>
          <w:delText xml:space="preserve"> by </w:delText>
        </w:r>
        <w:r w:rsidR="00CE3C2C" w:rsidDel="004F33D8">
          <w:rPr>
            <w:rFonts w:ascii="Times New Roman" w:hAnsi="Times New Roman" w:cs="Times New Roman"/>
            <w:sz w:val="24"/>
            <w:szCs w:val="24"/>
          </w:rPr>
          <w:delText>manipulating</w:delText>
        </w:r>
        <w:r w:rsidDel="004F33D8">
          <w:rPr>
            <w:rFonts w:ascii="Times New Roman" w:hAnsi="Times New Roman" w:cs="Times New Roman"/>
            <w:sz w:val="24"/>
            <w:szCs w:val="24"/>
          </w:rPr>
          <w:delText xml:space="preserve"> </w:delText>
        </w:r>
        <w:r w:rsidR="00794FA3" w:rsidDel="004F33D8">
          <w:rPr>
            <w:rFonts w:ascii="Times New Roman" w:hAnsi="Times New Roman" w:cs="Times New Roman"/>
            <w:sz w:val="24"/>
            <w:szCs w:val="24"/>
          </w:rPr>
          <w:delText>when the sinewave started or ended</w:delText>
        </w:r>
        <w:r w:rsidR="00524E47"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w:delText>
        </w:r>
        <w:r w:rsidR="00C102AE" w:rsidDel="004F33D8">
          <w:rPr>
            <w:rFonts w:ascii="Times New Roman" w:hAnsi="Times New Roman" w:cs="Times New Roman"/>
            <w:sz w:val="24"/>
            <w:szCs w:val="24"/>
          </w:rPr>
          <w:delText xml:space="preserve">Experiment </w:delText>
        </w:r>
        <w:r w:rsidR="00F24C44" w:rsidDel="004F33D8">
          <w:rPr>
            <w:rFonts w:ascii="Times New Roman" w:hAnsi="Times New Roman" w:cs="Times New Roman"/>
            <w:sz w:val="24"/>
            <w:szCs w:val="24"/>
          </w:rPr>
          <w:delText>4)</w:delText>
        </w:r>
        <w:r w:rsidR="00794FA3"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 xml:space="preserve">and </w:delText>
        </w:r>
        <w:r w:rsidR="00AE4CDC" w:rsidDel="004F33D8">
          <w:rPr>
            <w:rFonts w:ascii="Times New Roman" w:hAnsi="Times New Roman" w:cs="Times New Roman"/>
            <w:sz w:val="24"/>
            <w:szCs w:val="24"/>
          </w:rPr>
          <w:delText xml:space="preserve">the </w:delText>
        </w:r>
        <w:r w:rsidR="00794FA3" w:rsidDel="004F33D8">
          <w:rPr>
            <w:rFonts w:ascii="Times New Roman" w:hAnsi="Times New Roman" w:cs="Times New Roman"/>
            <w:sz w:val="24"/>
            <w:szCs w:val="24"/>
          </w:rPr>
          <w:delText xml:space="preserve">relative </w:delText>
        </w:r>
        <w:r w:rsidR="00AE4CDC" w:rsidDel="004F33D8">
          <w:rPr>
            <w:rFonts w:ascii="Times New Roman" w:hAnsi="Times New Roman" w:cs="Times New Roman"/>
            <w:sz w:val="24"/>
            <w:szCs w:val="24"/>
          </w:rPr>
          <w:delText xml:space="preserve">contribution of </w:delText>
        </w:r>
        <w:r w:rsidDel="004F33D8">
          <w:rPr>
            <w:rFonts w:ascii="Times New Roman" w:hAnsi="Times New Roman" w:cs="Times New Roman"/>
            <w:sz w:val="24"/>
            <w:szCs w:val="24"/>
          </w:rPr>
          <w:delText xml:space="preserve">previous </w:delText>
        </w:r>
        <w:r w:rsidR="00794FA3" w:rsidDel="004F33D8">
          <w:rPr>
            <w:rFonts w:ascii="Times New Roman" w:hAnsi="Times New Roman" w:cs="Times New Roman"/>
            <w:sz w:val="24"/>
            <w:szCs w:val="24"/>
          </w:rPr>
          <w:delText xml:space="preserve">and incipient trials in sinewave tracking </w:delText>
        </w:r>
        <w:r w:rsidDel="004F33D8">
          <w:rPr>
            <w:rFonts w:ascii="Times New Roman" w:hAnsi="Times New Roman" w:cs="Times New Roman"/>
            <w:sz w:val="24"/>
            <w:szCs w:val="24"/>
          </w:rPr>
          <w:delText>(Experiment</w:delText>
        </w:r>
        <w:r w:rsidR="0012520B"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5</w:delText>
        </w:r>
        <w:r w:rsidDel="004F33D8">
          <w:rPr>
            <w:rFonts w:ascii="Times New Roman" w:hAnsi="Times New Roman" w:cs="Times New Roman"/>
            <w:sz w:val="24"/>
            <w:szCs w:val="24"/>
          </w:rPr>
          <w:delText xml:space="preserve">). </w:delText>
        </w:r>
        <w:r w:rsidR="00AE4CDC" w:rsidDel="004F33D8">
          <w:rPr>
            <w:rFonts w:ascii="Times New Roman" w:hAnsi="Times New Roman" w:cs="Times New Roman"/>
            <w:sz w:val="24"/>
            <w:szCs w:val="24"/>
          </w:rPr>
          <w:delText>With these data in</w:delText>
        </w:r>
        <w:r w:rsidR="00E474C0" w:rsidDel="004F33D8">
          <w:rPr>
            <w:rFonts w:ascii="Times New Roman" w:hAnsi="Times New Roman" w:cs="Times New Roman"/>
            <w:sz w:val="24"/>
            <w:szCs w:val="24"/>
          </w:rPr>
          <w:delText xml:space="preserve"> hand, we developed a </w:delText>
        </w:r>
        <w:r w:rsidR="00AE4CDC" w:rsidDel="004F33D8">
          <w:rPr>
            <w:rFonts w:ascii="Times New Roman" w:hAnsi="Times New Roman" w:cs="Times New Roman"/>
            <w:sz w:val="24"/>
            <w:szCs w:val="24"/>
          </w:rPr>
          <w:delText>model</w:delText>
        </w:r>
        <w:r w:rsidR="00E474C0" w:rsidDel="004F33D8">
          <w:rPr>
            <w:rFonts w:ascii="Times New Roman" w:hAnsi="Times New Roman" w:cs="Times New Roman"/>
            <w:sz w:val="24"/>
            <w:szCs w:val="24"/>
          </w:rPr>
          <w:delText xml:space="preserve"> to explain tracking of sine waves of time</w:delText>
        </w:r>
        <w:r w:rsidR="00AE4CDC" w:rsidDel="004F33D8">
          <w:rPr>
            <w:rFonts w:ascii="Times New Roman" w:hAnsi="Times New Roman" w:cs="Times New Roman"/>
            <w:sz w:val="24"/>
            <w:szCs w:val="24"/>
          </w:rPr>
          <w:delText>. Taken together, these studies indicate…</w:delText>
        </w:r>
        <w:r w:rsidR="00AE4CDC" w:rsidRPr="00AE4CDC" w:rsidDel="004F33D8">
          <w:rPr>
            <w:rFonts w:ascii="Times New Roman" w:hAnsi="Times New Roman" w:cs="Times New Roman"/>
            <w:sz w:val="24"/>
            <w:szCs w:val="24"/>
            <w:highlight w:val="yellow"/>
          </w:rPr>
          <w:delText>[update with conclusion]</w:delText>
        </w:r>
        <w:r w:rsidR="00AE4CDC" w:rsidDel="004F33D8">
          <w:rPr>
            <w:rFonts w:ascii="Times New Roman" w:hAnsi="Times New Roman" w:cs="Times New Roman"/>
            <w:sz w:val="24"/>
            <w:szCs w:val="24"/>
          </w:rPr>
          <w:delText xml:space="preserve"> </w:delText>
        </w:r>
      </w:del>
    </w:p>
    <w:p w14:paraId="414B39C0" w14:textId="0D60995C" w:rsidR="0012520B" w:rsidDel="009E2CE2" w:rsidRDefault="0012520B" w:rsidP="0012520B">
      <w:pPr>
        <w:spacing w:line="480" w:lineRule="auto"/>
        <w:ind w:firstLine="720"/>
        <w:jc w:val="center"/>
        <w:rPr>
          <w:del w:id="323" w:author="Katharine E Thompson" w:date="2022-08-30T23:52:00Z"/>
          <w:rFonts w:ascii="Times New Roman" w:hAnsi="Times New Roman" w:cs="Times New Roman"/>
          <w:b/>
          <w:bCs/>
          <w:sz w:val="24"/>
          <w:szCs w:val="24"/>
        </w:rPr>
      </w:pPr>
      <w:del w:id="324" w:author="Katharine E Thompson" w:date="2022-08-30T23:52:00Z">
        <w:r w:rsidDel="009E2CE2">
          <w:rPr>
            <w:rFonts w:ascii="Times New Roman" w:hAnsi="Times New Roman" w:cs="Times New Roman"/>
            <w:b/>
            <w:bCs/>
            <w:sz w:val="24"/>
            <w:szCs w:val="24"/>
          </w:rPr>
          <w:delText>Experiment 1</w:delText>
        </w:r>
      </w:del>
    </w:p>
    <w:p w14:paraId="60337C02" w14:textId="6A69F555" w:rsidR="000A1170" w:rsidRPr="000A1170" w:rsidDel="009E2CE2" w:rsidRDefault="000A1170" w:rsidP="000A1170">
      <w:pPr>
        <w:spacing w:line="480" w:lineRule="auto"/>
        <w:rPr>
          <w:del w:id="325" w:author="Katharine E Thompson" w:date="2022-08-30T23:52:00Z"/>
          <w:rFonts w:ascii="Times New Roman" w:hAnsi="Times New Roman" w:cs="Times New Roman"/>
          <w:sz w:val="24"/>
          <w:szCs w:val="24"/>
        </w:rPr>
      </w:pPr>
      <w:del w:id="326" w:author="Katharine E Thompson" w:date="2022-08-30T23:52:00Z">
        <w:r w:rsidDel="009E2CE2">
          <w:rPr>
            <w:rFonts w:ascii="Times New Roman" w:hAnsi="Times New Roman" w:cs="Times New Roman"/>
            <w:sz w:val="24"/>
            <w:szCs w:val="24"/>
          </w:rPr>
          <w:tab/>
          <w:delText xml:space="preserve">The purpose of Experiment 1 was to determine whether mice can track sinusoidal waves of time. Although neither the MTS or LT-TDDM models make species specific predictions, insofar as they are general process models we can assume they are anagenetic </w:delText>
        </w:r>
        <w:r w:rsidRPr="006E71CC" w:rsidDel="009E2CE2">
          <w:rPr>
            <w:rFonts w:ascii="Times New Roman" w:hAnsi="Times New Roman" w:cs="Times New Roman"/>
            <w:sz w:val="24"/>
            <w:szCs w:val="24"/>
            <w:highlight w:val="yellow"/>
          </w:rPr>
          <w:delText>(XXX; XXX; XXX)</w:delText>
        </w:r>
        <w:r w:rsidDel="009E2CE2">
          <w:rPr>
            <w:rFonts w:ascii="Times New Roman" w:hAnsi="Times New Roman" w:cs="Times New Roman"/>
            <w:sz w:val="24"/>
            <w:szCs w:val="24"/>
          </w:rPr>
          <w:delText xml:space="preserve"> and thus predict that mice, like pigeons, should be able to learn to track sinusoidal waves of time. To test this, we trained eight mice on two sinusoidal waves of time, </w:delText>
        </w:r>
        <w:r w:rsidR="0068313A" w:rsidDel="009E2CE2">
          <w:rPr>
            <w:rFonts w:ascii="Times New Roman" w:hAnsi="Times New Roman" w:cs="Times New Roman"/>
            <w:sz w:val="24"/>
            <w:szCs w:val="24"/>
          </w:rPr>
          <w:delText>one</w:delText>
        </w:r>
        <w:r w:rsidDel="009E2CE2">
          <w:rPr>
            <w:rFonts w:ascii="Times New Roman" w:hAnsi="Times New Roman" w:cs="Times New Roman"/>
            <w:sz w:val="24"/>
            <w:szCs w:val="24"/>
          </w:rPr>
          <w:delText xml:space="preserve"> oscillating around a 20-s interval and</w:delText>
        </w:r>
        <w:r w:rsidR="0068313A" w:rsidDel="009E2CE2">
          <w:rPr>
            <w:rFonts w:ascii="Times New Roman" w:hAnsi="Times New Roman" w:cs="Times New Roman"/>
            <w:sz w:val="24"/>
            <w:szCs w:val="24"/>
          </w:rPr>
          <w:delText xml:space="preserve"> then</w:delText>
        </w:r>
        <w:r w:rsidDel="009E2CE2">
          <w:rPr>
            <w:rFonts w:ascii="Times New Roman" w:hAnsi="Times New Roman" w:cs="Times New Roman"/>
            <w:sz w:val="24"/>
            <w:szCs w:val="24"/>
          </w:rPr>
          <w:delText xml:space="preserve"> the other oscillating around a 40-s interval. </w:delText>
        </w:r>
        <w:r w:rsidR="006E71CC" w:rsidDel="009E2CE2">
          <w:rPr>
            <w:rFonts w:ascii="Times New Roman" w:hAnsi="Times New Roman" w:cs="Times New Roman"/>
            <w:sz w:val="24"/>
            <w:szCs w:val="24"/>
          </w:rPr>
          <w:delText xml:space="preserve">Although these sinusoidal waves were constructed such that when normalized they overlapped, mice, unlike pigeons tracked the sinusoidal wave oscillating around the 40-s interval better than the 20-s interval. </w:delText>
        </w:r>
      </w:del>
    </w:p>
    <w:p w14:paraId="4FAB6D7E" w14:textId="4AD0AD3B" w:rsidR="008517F2" w:rsidRDefault="0012520B" w:rsidP="0012520B">
      <w:pPr>
        <w:spacing w:line="480" w:lineRule="auto"/>
        <w:ind w:firstLine="720"/>
        <w:jc w:val="center"/>
        <w:rPr>
          <w:ins w:id="327" w:author="Katharine E Thompson" w:date="2022-08-30T23:55:00Z"/>
          <w:rFonts w:ascii="Times New Roman" w:hAnsi="Times New Roman" w:cs="Times New Roman"/>
          <w:b/>
          <w:bCs/>
          <w:sz w:val="24"/>
          <w:szCs w:val="24"/>
        </w:rPr>
      </w:pPr>
      <w:r>
        <w:rPr>
          <w:rFonts w:ascii="Times New Roman" w:hAnsi="Times New Roman" w:cs="Times New Roman"/>
          <w:b/>
          <w:bCs/>
          <w:sz w:val="24"/>
          <w:szCs w:val="24"/>
        </w:rPr>
        <w:t>Methods</w:t>
      </w:r>
    </w:p>
    <w:p w14:paraId="42929ECE" w14:textId="2BC48198" w:rsidR="00AD735F" w:rsidRDefault="00AD735F" w:rsidP="00AD735F">
      <w:pPr>
        <w:spacing w:line="480" w:lineRule="auto"/>
        <w:rPr>
          <w:ins w:id="328" w:author="Katharine E Thompson" w:date="2022-08-30T23:55:00Z"/>
          <w:rFonts w:ascii="Times New Roman" w:hAnsi="Times New Roman" w:cs="Times New Roman"/>
          <w:b/>
          <w:bCs/>
          <w:sz w:val="24"/>
          <w:szCs w:val="24"/>
        </w:rPr>
      </w:pPr>
      <w:ins w:id="329" w:author="Katharine E Thompson" w:date="2022-08-30T23:55:00Z">
        <w:r>
          <w:rPr>
            <w:rFonts w:ascii="Times New Roman" w:hAnsi="Times New Roman" w:cs="Times New Roman"/>
            <w:b/>
            <w:bCs/>
            <w:sz w:val="24"/>
            <w:szCs w:val="24"/>
          </w:rPr>
          <w:t xml:space="preserve">Subjects. </w:t>
        </w:r>
      </w:ins>
    </w:p>
    <w:p w14:paraId="2CAC6BC7" w14:textId="438AD59F" w:rsidR="00AD735F" w:rsidRDefault="00024E04">
      <w:pPr>
        <w:spacing w:line="480" w:lineRule="auto"/>
        <w:ind w:firstLine="720"/>
        <w:rPr>
          <w:ins w:id="330" w:author="Katharine E Thompson" w:date="2022-08-30T23:59:00Z"/>
          <w:rFonts w:ascii="Times New Roman" w:hAnsi="Times New Roman" w:cs="Times New Roman"/>
          <w:sz w:val="24"/>
          <w:szCs w:val="24"/>
        </w:rPr>
        <w:pPrChange w:id="331" w:author="Katharine E Thompson" w:date="2022-08-31T00:00:00Z">
          <w:pPr>
            <w:spacing w:line="480" w:lineRule="auto"/>
          </w:pPr>
        </w:pPrChange>
      </w:pPr>
      <w:ins w:id="332" w:author="Katharine E Thompson" w:date="2022-08-31T00:00:00Z">
        <w:r>
          <w:rPr>
            <w:rFonts w:ascii="Times New Roman" w:hAnsi="Times New Roman" w:cs="Times New Roman"/>
            <w:sz w:val="24"/>
            <w:szCs w:val="24"/>
          </w:rPr>
          <w:t>Twenty-four</w:t>
        </w:r>
      </w:ins>
      <w:ins w:id="333" w:author="Katharine E Thompson" w:date="2022-08-30T23:56:00Z">
        <w:r w:rsidR="00AD735F">
          <w:rPr>
            <w:rFonts w:ascii="Times New Roman" w:hAnsi="Times New Roman" w:cs="Times New Roman"/>
            <w:sz w:val="24"/>
            <w:szCs w:val="24"/>
          </w:rPr>
          <w:t xml:space="preserve"> male</w:t>
        </w:r>
      </w:ins>
      <w:ins w:id="334" w:author="Katharine E Thompson" w:date="2022-08-30T23:55:00Z">
        <w:r w:rsidR="00AD735F">
          <w:rPr>
            <w:rFonts w:ascii="Times New Roman" w:hAnsi="Times New Roman" w:cs="Times New Roman"/>
            <w:sz w:val="24"/>
            <w:szCs w:val="24"/>
          </w:rPr>
          <w:t xml:space="preserve"> C57BL/6J mice (Jackson Labo</w:t>
        </w:r>
      </w:ins>
      <w:ins w:id="335" w:author="Katharine E Thompson" w:date="2022-08-30T23:56:00Z">
        <w:r w:rsidR="00AD735F">
          <w:rPr>
            <w:rFonts w:ascii="Times New Roman" w:hAnsi="Times New Roman" w:cs="Times New Roman"/>
            <w:sz w:val="24"/>
            <w:szCs w:val="24"/>
          </w:rPr>
          <w:t>ratories, Bar Harbor, ME) served as subjects.</w:t>
        </w:r>
      </w:ins>
      <w:ins w:id="336" w:author="Katharine E Thompson" w:date="2022-08-30T23:57:00Z">
        <w:r w:rsidR="00AD735F">
          <w:rPr>
            <w:rFonts w:ascii="Times New Roman" w:hAnsi="Times New Roman" w:cs="Times New Roman"/>
            <w:sz w:val="24"/>
            <w:szCs w:val="24"/>
          </w:rPr>
          <w:t xml:space="preserve"> All mice were housed on a 12/12-hour light/dark cycle (lights on/off at 7:00 AM/ 7:00 PM). Behavioral training and food restriction </w:t>
        </w:r>
      </w:ins>
      <w:ins w:id="337" w:author="Katharine E Thompson" w:date="2022-08-30T23:58:00Z">
        <w:r w:rsidR="00AD735F">
          <w:rPr>
            <w:rFonts w:ascii="Times New Roman" w:hAnsi="Times New Roman" w:cs="Times New Roman"/>
            <w:sz w:val="24"/>
            <w:szCs w:val="24"/>
          </w:rPr>
          <w:t xml:space="preserve">was implemented such that their body weight was maintained at 85% of their free food baseline weight, determined by baseline measurements taken three days prior to removing free food. Subjects had free access to water at their home cages for the entire duration of the experiment. </w:t>
        </w:r>
        <w:r>
          <w:rPr>
            <w:rFonts w:ascii="Times New Roman" w:hAnsi="Times New Roman" w:cs="Times New Roman"/>
            <w:sz w:val="24"/>
            <w:szCs w:val="24"/>
          </w:rPr>
          <w:t>A</w:t>
        </w:r>
      </w:ins>
      <w:ins w:id="338" w:author="Katharine E Thompson" w:date="2022-08-30T23:59:00Z">
        <w:r>
          <w:rPr>
            <w:rFonts w:ascii="Times New Roman" w:hAnsi="Times New Roman" w:cs="Times New Roman"/>
            <w:sz w:val="24"/>
            <w:szCs w:val="24"/>
          </w:rPr>
          <w:t xml:space="preserve">ll animal handling procedures followed National Institutes for Health guidelines and were approved by the New York State Psychiatric Institute’s Institutional Animal Care and Use Committee. </w:t>
        </w:r>
      </w:ins>
    </w:p>
    <w:p w14:paraId="1DBC1454" w14:textId="77777777" w:rsidR="00024E04" w:rsidRDefault="00024E04" w:rsidP="00AD735F">
      <w:pPr>
        <w:spacing w:line="480" w:lineRule="auto"/>
        <w:rPr>
          <w:ins w:id="339" w:author="Katharine E Thompson" w:date="2022-08-31T00:00:00Z"/>
          <w:rFonts w:ascii="Times New Roman" w:hAnsi="Times New Roman" w:cs="Times New Roman"/>
          <w:b/>
          <w:bCs/>
          <w:sz w:val="24"/>
          <w:szCs w:val="24"/>
        </w:rPr>
      </w:pPr>
      <w:ins w:id="340" w:author="Katharine E Thompson" w:date="2022-08-30T23:59:00Z">
        <w:r w:rsidRPr="00024E04">
          <w:rPr>
            <w:rFonts w:ascii="Times New Roman" w:hAnsi="Times New Roman" w:cs="Times New Roman"/>
            <w:b/>
            <w:bCs/>
            <w:sz w:val="24"/>
            <w:szCs w:val="24"/>
            <w:rPrChange w:id="341" w:author="Katharine E Thompson" w:date="2022-08-30T23:59:00Z">
              <w:rPr>
                <w:rFonts w:ascii="Times New Roman" w:hAnsi="Times New Roman" w:cs="Times New Roman"/>
                <w:sz w:val="24"/>
                <w:szCs w:val="24"/>
              </w:rPr>
            </w:rPrChange>
          </w:rPr>
          <w:t xml:space="preserve">Apparatus. </w:t>
        </w:r>
      </w:ins>
    </w:p>
    <w:p w14:paraId="0E38A829" w14:textId="3B072FA8" w:rsidR="00024E04" w:rsidRPr="00024E04" w:rsidRDefault="00024E04">
      <w:pPr>
        <w:spacing w:line="480" w:lineRule="auto"/>
        <w:ind w:firstLine="720"/>
        <w:rPr>
          <w:ins w:id="342" w:author="Katharine E Thompson" w:date="2022-08-31T00:00:00Z"/>
          <w:rFonts w:ascii="Times New Roman" w:hAnsi="Times New Roman" w:cs="Times New Roman"/>
          <w:b/>
          <w:bCs/>
          <w:sz w:val="24"/>
          <w:szCs w:val="24"/>
          <w:rPrChange w:id="343" w:author="Katharine E Thompson" w:date="2022-08-31T00:00:00Z">
            <w:rPr>
              <w:ins w:id="344" w:author="Katharine E Thompson" w:date="2022-08-31T00:00:00Z"/>
              <w:rFonts w:ascii="Times New Roman" w:hAnsi="Times New Roman" w:cs="Times New Roman"/>
              <w:sz w:val="24"/>
              <w:szCs w:val="24"/>
            </w:rPr>
          </w:rPrChange>
        </w:rPr>
        <w:pPrChange w:id="345" w:author="Katharine E Thompson" w:date="2022-08-31T00:00:00Z">
          <w:pPr>
            <w:spacing w:line="480" w:lineRule="auto"/>
          </w:pPr>
        </w:pPrChange>
      </w:pPr>
      <w:ins w:id="346" w:author="Katharine E Thompson" w:date="2022-08-30T23:59:00Z">
        <w:r>
          <w:rPr>
            <w:rFonts w:ascii="Times New Roman" w:hAnsi="Times New Roman" w:cs="Times New Roman"/>
            <w:sz w:val="24"/>
            <w:szCs w:val="24"/>
          </w:rPr>
          <w:t>Experiments were conducted in 2</w:t>
        </w:r>
      </w:ins>
      <w:ins w:id="347" w:author="Katharine E Thompson" w:date="2022-08-31T00:00:00Z">
        <w:r>
          <w:rPr>
            <w:rFonts w:ascii="Times New Roman" w:hAnsi="Times New Roman" w:cs="Times New Roman"/>
            <w:sz w:val="24"/>
            <w:szCs w:val="24"/>
          </w:rPr>
          <w:t xml:space="preserve">4 MED associates </w:t>
        </w:r>
        <w:r w:rsidRPr="00024E04">
          <w:rPr>
            <w:rFonts w:ascii="Times New Roman" w:hAnsi="Times New Roman" w:cs="Times New Roman"/>
            <w:sz w:val="24"/>
            <w:szCs w:val="24"/>
          </w:rPr>
          <w:t xml:space="preserve">(St. Albans, VT, USA) modular test chambers (MED Associates Inc. ENV-307W; 22x18x13cm). The front and back walls and the ceiling of test chambers were made of Plexiglas; the front wall was hinged and acted as a door to </w:t>
        </w:r>
        <w:r w:rsidRPr="00024E04">
          <w:rPr>
            <w:rFonts w:ascii="Times New Roman" w:hAnsi="Times New Roman" w:cs="Times New Roman"/>
            <w:sz w:val="24"/>
            <w:szCs w:val="24"/>
          </w:rPr>
          <w:lastRenderedPageBreak/>
          <w:t>the test chamber. The floor consisted of thin metal bars, suspended over a metal catch tray filled with corn bedding. The reinforcer receptacle was a circular opening located around 1cm above the floor and centered on the test panel. The receptacle provided access to a dipper (MED Associates, ENV-302W-S) fitted with a cup (ENV-202C) that holds 0.01cc of a liquid reinforcer (Parrot Brand Evaporated Milk, San Francisco, CA). The receptacle was furnished with a head-entry detector (ENV-254-CB). On either side of the reinforcer receptacle, there were two rectangular holes where metal levers could be presented (ENV-312-3W). A house light (ENV-315W-LED) was located behind the wall opposite to the reinforcer receptacle. Experimental events were arranged via a MED PC interface connected to a PC controlled by MED-PC IV software.</w:t>
        </w:r>
      </w:ins>
    </w:p>
    <w:p w14:paraId="22B47CD3" w14:textId="2AF2E745" w:rsidR="00024E04" w:rsidRDefault="00024E04" w:rsidP="00AD735F">
      <w:pPr>
        <w:spacing w:line="480" w:lineRule="auto"/>
        <w:rPr>
          <w:ins w:id="348" w:author="Katharine E Thompson" w:date="2022-08-31T00:01:00Z"/>
          <w:rFonts w:ascii="Times New Roman" w:hAnsi="Times New Roman" w:cs="Times New Roman"/>
          <w:b/>
          <w:bCs/>
          <w:sz w:val="24"/>
          <w:szCs w:val="24"/>
        </w:rPr>
      </w:pPr>
      <w:ins w:id="349" w:author="Katharine E Thompson" w:date="2022-08-31T00:00:00Z">
        <w:r w:rsidRPr="00024E04">
          <w:rPr>
            <w:rFonts w:ascii="Times New Roman" w:hAnsi="Times New Roman" w:cs="Times New Roman"/>
            <w:b/>
            <w:bCs/>
            <w:sz w:val="24"/>
            <w:szCs w:val="24"/>
            <w:rPrChange w:id="350" w:author="Katharine E Thompson" w:date="2022-08-31T00:00:00Z">
              <w:rPr>
                <w:rFonts w:ascii="Times New Roman" w:hAnsi="Times New Roman" w:cs="Times New Roman"/>
                <w:sz w:val="24"/>
                <w:szCs w:val="24"/>
              </w:rPr>
            </w:rPrChange>
          </w:rPr>
          <w:t xml:space="preserve">Procedure. </w:t>
        </w:r>
      </w:ins>
    </w:p>
    <w:p w14:paraId="439F0341" w14:textId="5646552C" w:rsidR="00024E04" w:rsidRDefault="00024E04" w:rsidP="00AD735F">
      <w:pPr>
        <w:spacing w:line="480" w:lineRule="auto"/>
        <w:rPr>
          <w:ins w:id="351" w:author="Katharine E Thompson" w:date="2022-08-31T00:01:00Z"/>
          <w:rFonts w:ascii="Times New Roman" w:hAnsi="Times New Roman" w:cs="Times New Roman"/>
          <w:sz w:val="24"/>
          <w:szCs w:val="24"/>
        </w:rPr>
      </w:pPr>
      <w:ins w:id="352" w:author="Katharine E Thompson" w:date="2022-08-31T00:01:00Z">
        <w:r w:rsidRPr="00024E04">
          <w:rPr>
            <w:rFonts w:ascii="Times New Roman" w:hAnsi="Times New Roman" w:cs="Times New Roman"/>
            <w:sz w:val="24"/>
            <w:szCs w:val="24"/>
            <w:rPrChange w:id="353" w:author="Katharine E Thompson" w:date="2022-08-31T00:01:00Z">
              <w:rPr>
                <w:rFonts w:ascii="Times New Roman" w:hAnsi="Times New Roman" w:cs="Times New Roman"/>
                <w:b/>
                <w:bCs/>
                <w:sz w:val="24"/>
                <w:szCs w:val="24"/>
              </w:rPr>
            </w:rPrChange>
          </w:rPr>
          <w:tab/>
          <w:t xml:space="preserve">All training sessions for each group were conducted once daily, 5 days a week. </w:t>
        </w:r>
      </w:ins>
      <w:ins w:id="354" w:author="Katharine E Thompson" w:date="2022-08-31T00:02:00Z">
        <w:r>
          <w:rPr>
            <w:rFonts w:ascii="Times New Roman" w:hAnsi="Times New Roman" w:cs="Times New Roman"/>
            <w:sz w:val="24"/>
            <w:szCs w:val="24"/>
          </w:rPr>
          <w:t xml:space="preserve">All mice were </w:t>
        </w:r>
        <w:proofErr w:type="gramStart"/>
        <w:r>
          <w:rPr>
            <w:rFonts w:ascii="Times New Roman" w:hAnsi="Times New Roman" w:cs="Times New Roman"/>
            <w:sz w:val="24"/>
            <w:szCs w:val="24"/>
          </w:rPr>
          <w:t>trained</w:t>
        </w:r>
        <w:proofErr w:type="gramEnd"/>
        <w:r>
          <w:rPr>
            <w:rFonts w:ascii="Times New Roman" w:hAnsi="Times New Roman" w:cs="Times New Roman"/>
            <w:sz w:val="24"/>
            <w:szCs w:val="24"/>
          </w:rPr>
          <w:t xml:space="preserve"> </w:t>
        </w:r>
      </w:ins>
    </w:p>
    <w:p w14:paraId="2B650D95" w14:textId="255F838A" w:rsidR="00024E04" w:rsidRDefault="00024E04" w:rsidP="00AD735F">
      <w:pPr>
        <w:spacing w:line="480" w:lineRule="auto"/>
        <w:rPr>
          <w:ins w:id="355" w:author="Carter Daniels" w:date="2022-09-18T21:32:00Z"/>
          <w:rFonts w:ascii="Times New Roman" w:hAnsi="Times New Roman" w:cs="Times New Roman"/>
          <w:sz w:val="24"/>
          <w:szCs w:val="24"/>
          <w:u w:val="single"/>
        </w:rPr>
      </w:pPr>
      <w:ins w:id="356" w:author="Katharine E Thompson" w:date="2022-08-31T00:01:00Z">
        <w:r w:rsidRPr="00024E04">
          <w:rPr>
            <w:rFonts w:ascii="Times New Roman" w:hAnsi="Times New Roman" w:cs="Times New Roman"/>
            <w:sz w:val="24"/>
            <w:szCs w:val="24"/>
            <w:u w:val="single"/>
            <w:rPrChange w:id="357" w:author="Katharine E Thompson" w:date="2022-08-31T00:01:00Z">
              <w:rPr>
                <w:rFonts w:ascii="Times New Roman" w:hAnsi="Times New Roman" w:cs="Times New Roman"/>
                <w:sz w:val="24"/>
                <w:szCs w:val="24"/>
              </w:rPr>
            </w:rPrChange>
          </w:rPr>
          <w:t>Pre-training</w:t>
        </w:r>
        <w:r>
          <w:rPr>
            <w:rFonts w:ascii="Times New Roman" w:hAnsi="Times New Roman" w:cs="Times New Roman"/>
            <w:sz w:val="24"/>
            <w:szCs w:val="24"/>
            <w:u w:val="single"/>
          </w:rPr>
          <w:t xml:space="preserve">. </w:t>
        </w:r>
      </w:ins>
    </w:p>
    <w:p w14:paraId="5C4610E2" w14:textId="79DFDC55" w:rsidR="000A10CE" w:rsidRDefault="00532CFC" w:rsidP="000A10CE">
      <w:pPr>
        <w:spacing w:line="480" w:lineRule="auto"/>
        <w:jc w:val="center"/>
        <w:rPr>
          <w:ins w:id="358" w:author="Carter Daniels" w:date="2023-08-19T13:30:00Z"/>
          <w:rFonts w:ascii="Times New Roman" w:hAnsi="Times New Roman" w:cs="Times New Roman"/>
          <w:b/>
          <w:bCs/>
          <w:sz w:val="24"/>
          <w:szCs w:val="24"/>
        </w:rPr>
      </w:pPr>
      <w:ins w:id="359" w:author="Carter Daniels" w:date="2023-08-19T13:29:00Z">
        <w:r>
          <w:rPr>
            <w:rFonts w:ascii="Times New Roman" w:hAnsi="Times New Roman" w:cs="Times New Roman"/>
            <w:b/>
            <w:bCs/>
            <w:sz w:val="24"/>
            <w:szCs w:val="24"/>
          </w:rPr>
          <w:t>Data Analysis &amp;</w:t>
        </w:r>
      </w:ins>
      <w:ins w:id="360" w:author="Carter Daniels" w:date="2023-08-19T13:30:00Z">
        <w:r>
          <w:rPr>
            <w:rFonts w:ascii="Times New Roman" w:hAnsi="Times New Roman" w:cs="Times New Roman"/>
            <w:b/>
            <w:bCs/>
            <w:sz w:val="24"/>
            <w:szCs w:val="24"/>
          </w:rPr>
          <w:t xml:space="preserve"> </w:t>
        </w:r>
      </w:ins>
      <w:ins w:id="361" w:author="Carter Daniels" w:date="2022-09-18T21:32:00Z">
        <w:r w:rsidR="000A10CE">
          <w:rPr>
            <w:rFonts w:ascii="Times New Roman" w:hAnsi="Times New Roman" w:cs="Times New Roman"/>
            <w:b/>
            <w:bCs/>
            <w:sz w:val="24"/>
            <w:szCs w:val="24"/>
          </w:rPr>
          <w:t>Results</w:t>
        </w:r>
      </w:ins>
    </w:p>
    <w:p w14:paraId="32A18E20" w14:textId="76B308C0" w:rsidR="00532CFC" w:rsidRPr="00532CFC" w:rsidRDefault="00413615" w:rsidP="007D4DFA">
      <w:pPr>
        <w:spacing w:line="480" w:lineRule="auto"/>
        <w:ind w:firstLine="720"/>
        <w:rPr>
          <w:ins w:id="362" w:author="Carter Daniels" w:date="2022-09-18T21:55:00Z"/>
          <w:rFonts w:ascii="Times New Roman" w:hAnsi="Times New Roman" w:cs="Times New Roman"/>
          <w:sz w:val="24"/>
          <w:szCs w:val="24"/>
          <w:rPrChange w:id="363" w:author="Carter Daniels" w:date="2023-08-19T13:30:00Z">
            <w:rPr>
              <w:ins w:id="364" w:author="Carter Daniels" w:date="2022-09-18T21:55:00Z"/>
              <w:rFonts w:ascii="Times New Roman" w:hAnsi="Times New Roman" w:cs="Times New Roman"/>
              <w:b/>
              <w:bCs/>
              <w:sz w:val="24"/>
              <w:szCs w:val="24"/>
            </w:rPr>
          </w:rPrChange>
        </w:rPr>
        <w:pPrChange w:id="365" w:author="Carter Daniels" w:date="2023-08-19T13:35:00Z">
          <w:pPr>
            <w:spacing w:line="480" w:lineRule="auto"/>
            <w:jc w:val="center"/>
          </w:pPr>
        </w:pPrChange>
      </w:pPr>
      <w:ins w:id="366" w:author="Carter Daniels" w:date="2023-08-19T13:34:00Z">
        <w:r>
          <w:rPr>
            <w:rFonts w:ascii="Times New Roman" w:hAnsi="Times New Roman" w:cs="Times New Roman"/>
            <w:sz w:val="24"/>
            <w:szCs w:val="24"/>
          </w:rPr>
          <w:t>All data and analyses are available at the</w:t>
        </w:r>
      </w:ins>
      <w:ins w:id="367" w:author="Carter Daniels" w:date="2023-08-19T13:30:00Z">
        <w:r w:rsidR="00532CFC">
          <w:rPr>
            <w:rFonts w:ascii="Times New Roman" w:hAnsi="Times New Roman" w:cs="Times New Roman"/>
            <w:sz w:val="24"/>
            <w:szCs w:val="24"/>
          </w:rPr>
          <w:t xml:space="preserve"> associated </w:t>
        </w:r>
        <w:proofErr w:type="spellStart"/>
        <w:r w:rsidR="00532CFC">
          <w:rPr>
            <w:rFonts w:ascii="Times New Roman" w:hAnsi="Times New Roman" w:cs="Times New Roman"/>
            <w:sz w:val="24"/>
            <w:szCs w:val="24"/>
          </w:rPr>
          <w:t>Github</w:t>
        </w:r>
      </w:ins>
      <w:proofErr w:type="spellEnd"/>
      <w:ins w:id="368" w:author="Carter Daniels" w:date="2023-08-19T13:33:00Z">
        <w:r w:rsidR="00532CFC">
          <w:rPr>
            <w:rFonts w:ascii="Times New Roman" w:hAnsi="Times New Roman" w:cs="Times New Roman"/>
            <w:sz w:val="24"/>
            <w:szCs w:val="24"/>
          </w:rPr>
          <w:t xml:space="preserve"> </w:t>
        </w:r>
        <w:commentRangeStart w:id="369"/>
        <w:r w:rsidR="00532CFC">
          <w:rPr>
            <w:rFonts w:ascii="Times New Roman" w:hAnsi="Times New Roman" w:cs="Times New Roman"/>
            <w:sz w:val="24"/>
            <w:szCs w:val="24"/>
          </w:rPr>
          <w:t>(</w:t>
        </w:r>
        <w:r w:rsidR="00532CFC">
          <w:rPr>
            <w:rFonts w:ascii="Times New Roman" w:hAnsi="Times New Roman" w:cs="Times New Roman"/>
            <w:sz w:val="24"/>
            <w:szCs w:val="24"/>
          </w:rPr>
          <w:fldChar w:fldCharType="begin"/>
        </w:r>
        <w:r w:rsidR="00532CFC">
          <w:rPr>
            <w:rFonts w:ascii="Times New Roman" w:hAnsi="Times New Roman" w:cs="Times New Roman"/>
            <w:sz w:val="24"/>
            <w:szCs w:val="24"/>
          </w:rPr>
          <w:instrText>HYPERLINK "</w:instrText>
        </w:r>
        <w:r w:rsidR="00532CFC" w:rsidRPr="00532CFC">
          <w:rPr>
            <w:rFonts w:ascii="Times New Roman" w:hAnsi="Times New Roman" w:cs="Times New Roman"/>
            <w:sz w:val="24"/>
            <w:szCs w:val="24"/>
          </w:rPr>
          <w:instrText>https://github.com/drcwadaniels/variance_cyclic_timing</w:instrText>
        </w:r>
        <w:r w:rsidR="00532CFC">
          <w:rPr>
            <w:rFonts w:ascii="Times New Roman" w:hAnsi="Times New Roman" w:cs="Times New Roman"/>
            <w:sz w:val="24"/>
            <w:szCs w:val="24"/>
          </w:rPr>
          <w:instrText>"</w:instrText>
        </w:r>
        <w:r w:rsidR="00532CFC">
          <w:rPr>
            <w:rFonts w:ascii="Times New Roman" w:hAnsi="Times New Roman" w:cs="Times New Roman"/>
            <w:sz w:val="24"/>
            <w:szCs w:val="24"/>
          </w:rPr>
          <w:fldChar w:fldCharType="separate"/>
        </w:r>
        <w:r w:rsidR="00532CFC" w:rsidRPr="00FC7F4B">
          <w:rPr>
            <w:rStyle w:val="Hyperlink"/>
            <w:rFonts w:ascii="Times New Roman" w:hAnsi="Times New Roman" w:cs="Times New Roman"/>
            <w:sz w:val="24"/>
            <w:szCs w:val="24"/>
          </w:rPr>
          <w:t>https://github.com/drcwadaniels/variance_cyclic_timing</w:t>
        </w:r>
        <w:r w:rsidR="00532CFC">
          <w:rPr>
            <w:rFonts w:ascii="Times New Roman" w:hAnsi="Times New Roman" w:cs="Times New Roman"/>
            <w:sz w:val="24"/>
            <w:szCs w:val="24"/>
          </w:rPr>
          <w:fldChar w:fldCharType="end"/>
        </w:r>
        <w:r w:rsidR="00532CFC">
          <w:rPr>
            <w:rFonts w:ascii="Times New Roman" w:hAnsi="Times New Roman" w:cs="Times New Roman"/>
            <w:sz w:val="24"/>
            <w:szCs w:val="24"/>
          </w:rPr>
          <w:t xml:space="preserve">) </w:t>
        </w:r>
      </w:ins>
      <w:ins w:id="370" w:author="Carter Daniels" w:date="2023-08-19T13:30:00Z">
        <w:r w:rsidR="00532CFC">
          <w:rPr>
            <w:rFonts w:ascii="Times New Roman" w:hAnsi="Times New Roman" w:cs="Times New Roman"/>
            <w:sz w:val="24"/>
            <w:szCs w:val="24"/>
          </w:rPr>
          <w:t xml:space="preserve"> </w:t>
        </w:r>
      </w:ins>
      <w:commentRangeEnd w:id="369"/>
      <w:ins w:id="371" w:author="Carter Daniels" w:date="2023-08-19T13:33:00Z">
        <w:r w:rsidR="00532CFC">
          <w:rPr>
            <w:rStyle w:val="CommentReference"/>
          </w:rPr>
          <w:commentReference w:id="369"/>
        </w:r>
      </w:ins>
      <w:ins w:id="372" w:author="Carter Daniels" w:date="2023-08-19T13:30:00Z">
        <w:r w:rsidR="00532CFC">
          <w:rPr>
            <w:rFonts w:ascii="Times New Roman" w:hAnsi="Times New Roman" w:cs="Times New Roman"/>
            <w:sz w:val="24"/>
            <w:szCs w:val="24"/>
          </w:rPr>
          <w:t>or OSF.io repository</w:t>
        </w:r>
      </w:ins>
      <w:ins w:id="373" w:author="Carter Daniels" w:date="2023-08-19T13:34:00Z">
        <w:r>
          <w:rPr>
            <w:rFonts w:ascii="Times New Roman" w:hAnsi="Times New Roman" w:cs="Times New Roman"/>
            <w:sz w:val="24"/>
            <w:szCs w:val="24"/>
          </w:rPr>
          <w:t xml:space="preserve"> (</w:t>
        </w:r>
        <w:r w:rsidRPr="00413615">
          <w:rPr>
            <w:rFonts w:ascii="Times New Roman" w:hAnsi="Times New Roman" w:cs="Times New Roman"/>
            <w:sz w:val="24"/>
            <w:szCs w:val="24"/>
          </w:rPr>
          <w:t>DOI 10.17605/OSF.IO/M6AG5</w:t>
        </w:r>
        <w:r>
          <w:rPr>
            <w:rFonts w:ascii="Times New Roman" w:hAnsi="Times New Roman" w:cs="Times New Roman"/>
            <w:sz w:val="24"/>
            <w:szCs w:val="24"/>
          </w:rPr>
          <w:t>)</w:t>
        </w:r>
      </w:ins>
      <w:ins w:id="374" w:author="Carter Daniels" w:date="2023-08-19T13:31:00Z">
        <w:r w:rsidR="00532CFC">
          <w:rPr>
            <w:rFonts w:ascii="Times New Roman" w:hAnsi="Times New Roman" w:cs="Times New Roman"/>
            <w:sz w:val="24"/>
            <w:szCs w:val="24"/>
          </w:rPr>
          <w:t xml:space="preserve">. </w:t>
        </w:r>
      </w:ins>
      <w:ins w:id="375" w:author="Carter Daniels" w:date="2023-08-19T13:34:00Z">
        <w:r>
          <w:rPr>
            <w:rFonts w:ascii="Times New Roman" w:hAnsi="Times New Roman" w:cs="Times New Roman"/>
            <w:sz w:val="24"/>
            <w:szCs w:val="24"/>
          </w:rPr>
          <w:t>Here we present only those analyses and information necessary for testing whether</w:t>
        </w:r>
      </w:ins>
      <w:ins w:id="376" w:author="Carter Daniels" w:date="2023-08-19T13:35:00Z">
        <w:r>
          <w:rPr>
            <w:rFonts w:ascii="Times New Roman" w:hAnsi="Times New Roman" w:cs="Times New Roman"/>
            <w:sz w:val="24"/>
            <w:szCs w:val="24"/>
          </w:rPr>
          <w:t xml:space="preserve"> sinewave timing adheres to the scalar property. </w:t>
        </w:r>
      </w:ins>
    </w:p>
    <w:p w14:paraId="01640716" w14:textId="5047A5A9" w:rsidR="00AD039A" w:rsidRDefault="00AD039A">
      <w:pPr>
        <w:spacing w:line="480" w:lineRule="auto"/>
        <w:rPr>
          <w:ins w:id="377" w:author="Carter Daniels" w:date="2022-09-18T21:32:00Z"/>
          <w:rFonts w:ascii="Times New Roman" w:hAnsi="Times New Roman" w:cs="Times New Roman"/>
          <w:b/>
          <w:bCs/>
          <w:sz w:val="24"/>
          <w:szCs w:val="24"/>
        </w:rPr>
        <w:pPrChange w:id="378" w:author="Carter Daniels" w:date="2022-09-18T21:55:00Z">
          <w:pPr>
            <w:spacing w:line="480" w:lineRule="auto"/>
            <w:jc w:val="center"/>
          </w:pPr>
        </w:pPrChange>
      </w:pPr>
      <w:ins w:id="379" w:author="Carter Daniels" w:date="2022-09-18T21:57:00Z">
        <w:r>
          <w:rPr>
            <w:rFonts w:ascii="Times New Roman" w:hAnsi="Times New Roman" w:cs="Times New Roman"/>
            <w:b/>
            <w:bCs/>
            <w:sz w:val="24"/>
            <w:szCs w:val="24"/>
          </w:rPr>
          <w:t>First Impressions Suggests Dynamic Timing Performance is Scalar Invariant</w:t>
        </w:r>
      </w:ins>
      <w:ins w:id="380" w:author="Carter Daniels" w:date="2022-09-18T21:56:00Z">
        <w:r>
          <w:rPr>
            <w:rFonts w:ascii="Times New Roman" w:hAnsi="Times New Roman" w:cs="Times New Roman"/>
            <w:b/>
            <w:bCs/>
            <w:sz w:val="24"/>
            <w:szCs w:val="24"/>
          </w:rPr>
          <w:t xml:space="preserve">. </w:t>
        </w:r>
      </w:ins>
    </w:p>
    <w:p w14:paraId="30B8A4D2" w14:textId="416EF4BD" w:rsidR="000A10CE" w:rsidRDefault="000A10CE" w:rsidP="000A10CE">
      <w:pPr>
        <w:spacing w:line="480" w:lineRule="auto"/>
        <w:ind w:firstLine="720"/>
        <w:rPr>
          <w:ins w:id="381" w:author="Carter Daniels" w:date="2022-09-18T21:38:00Z"/>
          <w:rFonts w:ascii="Times New Roman" w:hAnsi="Times New Roman" w:cs="Times New Roman"/>
          <w:sz w:val="24"/>
          <w:szCs w:val="24"/>
        </w:rPr>
      </w:pPr>
      <w:ins w:id="382" w:author="Carter Daniels" w:date="2022-09-18T21:33:00Z">
        <w:r>
          <w:rPr>
            <w:rFonts w:ascii="Times New Roman" w:hAnsi="Times New Roman" w:cs="Times New Roman"/>
            <w:sz w:val="24"/>
            <w:szCs w:val="24"/>
          </w:rPr>
          <w:lastRenderedPageBreak/>
          <w:t xml:space="preserve">After 36 sessions of training, all mice in each training group had met the training criterion of the mean </w:t>
        </w:r>
      </w:ins>
      <w:ins w:id="383" w:author="Carter Daniels" w:date="2022-10-14T10:25:00Z">
        <w:r w:rsidR="00700276">
          <w:rPr>
            <w:rFonts w:ascii="Times New Roman" w:hAnsi="Times New Roman" w:cs="Times New Roman"/>
            <w:sz w:val="24"/>
            <w:szCs w:val="24"/>
          </w:rPr>
          <w:t xml:space="preserve">breakpoint </w:t>
        </w:r>
      </w:ins>
      <w:ins w:id="384" w:author="Carter Daniels" w:date="2022-09-18T21:33:00Z">
        <w:r>
          <w:rPr>
            <w:rFonts w:ascii="Times New Roman" w:hAnsi="Times New Roman" w:cs="Times New Roman"/>
            <w:sz w:val="24"/>
            <w:szCs w:val="24"/>
          </w:rPr>
          <w:t>on both the minimum</w:t>
        </w:r>
      </w:ins>
      <w:ins w:id="385" w:author="Carter Daniels" w:date="2022-09-19T22:31:00Z">
        <w:r w:rsidR="00E677D4">
          <w:rPr>
            <w:rFonts w:ascii="Times New Roman" w:hAnsi="Times New Roman" w:cs="Times New Roman"/>
            <w:sz w:val="24"/>
            <w:szCs w:val="24"/>
          </w:rPr>
          <w:t>, bas</w:t>
        </w:r>
      </w:ins>
      <w:ins w:id="386" w:author="Carter Daniels" w:date="2022-09-19T22:32:00Z">
        <w:r w:rsidR="00E677D4">
          <w:rPr>
            <w:rFonts w:ascii="Times New Roman" w:hAnsi="Times New Roman" w:cs="Times New Roman"/>
            <w:sz w:val="24"/>
            <w:szCs w:val="24"/>
          </w:rPr>
          <w:t xml:space="preserve">e, and </w:t>
        </w:r>
      </w:ins>
      <w:ins w:id="387" w:author="Carter Daniels" w:date="2022-09-18T21:33:00Z">
        <w:r>
          <w:rPr>
            <w:rFonts w:ascii="Times New Roman" w:hAnsi="Times New Roman" w:cs="Times New Roman"/>
            <w:sz w:val="24"/>
            <w:szCs w:val="24"/>
          </w:rPr>
          <w:t>max interval not perceptibly chang</w:t>
        </w:r>
      </w:ins>
      <w:ins w:id="388" w:author="Carter Daniels" w:date="2022-09-18T21:34:00Z">
        <w:r>
          <w:rPr>
            <w:rFonts w:ascii="Times New Roman" w:hAnsi="Times New Roman" w:cs="Times New Roman"/>
            <w:sz w:val="24"/>
            <w:szCs w:val="24"/>
          </w:rPr>
          <w:t>ing</w:t>
        </w:r>
      </w:ins>
      <w:ins w:id="389" w:author="Carter Daniels" w:date="2022-09-18T21:33:00Z">
        <w:r>
          <w:rPr>
            <w:rFonts w:ascii="Times New Roman" w:hAnsi="Times New Roman" w:cs="Times New Roman"/>
            <w:sz w:val="24"/>
            <w:szCs w:val="24"/>
          </w:rPr>
          <w:t xml:space="preserve"> for at least 12 sessions. </w:t>
        </w:r>
      </w:ins>
      <w:ins w:id="390" w:author="Carter Daniels" w:date="2022-09-18T21:34:00Z">
        <w:r>
          <w:rPr>
            <w:rFonts w:ascii="Times New Roman" w:hAnsi="Times New Roman" w:cs="Times New Roman"/>
            <w:sz w:val="24"/>
            <w:szCs w:val="24"/>
          </w:rPr>
          <w:t>Figure 1</w:t>
        </w:r>
      </w:ins>
      <w:ins w:id="391" w:author="Carter Daniels" w:date="2022-09-25T22:21:00Z">
        <w:r w:rsidR="00791179">
          <w:rPr>
            <w:rFonts w:ascii="Times New Roman" w:hAnsi="Times New Roman" w:cs="Times New Roman"/>
            <w:sz w:val="24"/>
            <w:szCs w:val="24"/>
          </w:rPr>
          <w:t xml:space="preserve"> Left Panel</w:t>
        </w:r>
      </w:ins>
      <w:ins w:id="392" w:author="Carter Daniels" w:date="2022-09-18T21:34:00Z">
        <w:r>
          <w:rPr>
            <w:rFonts w:ascii="Times New Roman" w:hAnsi="Times New Roman" w:cs="Times New Roman"/>
            <w:sz w:val="24"/>
            <w:szCs w:val="24"/>
          </w:rPr>
          <w:t xml:space="preserve"> shows </w:t>
        </w:r>
      </w:ins>
      <w:ins w:id="393" w:author="Carter Daniels" w:date="2022-09-18T21:37:00Z">
        <w:r>
          <w:rPr>
            <w:rFonts w:ascii="Times New Roman" w:hAnsi="Times New Roman" w:cs="Times New Roman"/>
            <w:sz w:val="24"/>
            <w:szCs w:val="24"/>
          </w:rPr>
          <w:t xml:space="preserve">on the left y-axis the </w:t>
        </w:r>
      </w:ins>
      <w:ins w:id="394" w:author="Carter Daniels" w:date="2022-09-18T21:34:00Z">
        <w:r>
          <w:rPr>
            <w:rFonts w:ascii="Times New Roman" w:hAnsi="Times New Roman" w:cs="Times New Roman"/>
            <w:sz w:val="24"/>
            <w:szCs w:val="24"/>
          </w:rPr>
          <w:t xml:space="preserve">average </w:t>
        </w:r>
      </w:ins>
      <w:ins w:id="395" w:author="Carter Daniels" w:date="2022-10-14T10:28:00Z">
        <w:r w:rsidR="00700276">
          <w:rPr>
            <w:rFonts w:ascii="Times New Roman" w:hAnsi="Times New Roman" w:cs="Times New Roman"/>
            <w:sz w:val="24"/>
            <w:szCs w:val="24"/>
          </w:rPr>
          <w:t>breakpoint</w:t>
        </w:r>
      </w:ins>
      <w:ins w:id="396" w:author="Carter Daniels" w:date="2022-09-18T21:34:00Z">
        <w:r>
          <w:rPr>
            <w:rFonts w:ascii="Times New Roman" w:hAnsi="Times New Roman" w:cs="Times New Roman"/>
            <w:sz w:val="24"/>
            <w:szCs w:val="24"/>
          </w:rPr>
          <w:t xml:space="preserve"> of mice in each training group</w:t>
        </w:r>
      </w:ins>
      <w:ins w:id="397" w:author="Carter Daniels" w:date="2022-09-18T21:36:00Z">
        <w:r>
          <w:rPr>
            <w:rFonts w:ascii="Times New Roman" w:hAnsi="Times New Roman" w:cs="Times New Roman"/>
            <w:sz w:val="24"/>
            <w:szCs w:val="24"/>
          </w:rPr>
          <w:t xml:space="preserve"> (</w:t>
        </w:r>
      </w:ins>
      <w:ins w:id="398" w:author="Carter Daniels" w:date="2022-09-18T21:34:00Z">
        <w:r>
          <w:rPr>
            <w:rFonts w:ascii="Times New Roman" w:hAnsi="Times New Roman" w:cs="Times New Roman"/>
            <w:sz w:val="24"/>
            <w:szCs w:val="24"/>
          </w:rPr>
          <w:t>Base 20, Ba</w:t>
        </w:r>
      </w:ins>
      <w:ins w:id="399" w:author="Carter Daniels" w:date="2022-09-18T21:35:00Z">
        <w:r>
          <w:rPr>
            <w:rFonts w:ascii="Times New Roman" w:hAnsi="Times New Roman" w:cs="Times New Roman"/>
            <w:sz w:val="24"/>
            <w:szCs w:val="24"/>
          </w:rPr>
          <w:t xml:space="preserve">se 40, </w:t>
        </w:r>
      </w:ins>
      <w:ins w:id="400" w:author="Carter Daniels" w:date="2022-09-18T21:36:00Z">
        <w:r>
          <w:rPr>
            <w:rFonts w:ascii="Times New Roman" w:hAnsi="Times New Roman" w:cs="Times New Roman"/>
            <w:sz w:val="24"/>
            <w:szCs w:val="24"/>
          </w:rPr>
          <w:t>B</w:t>
        </w:r>
      </w:ins>
      <w:ins w:id="401" w:author="Carter Daniels" w:date="2022-09-18T21:35:00Z">
        <w:r>
          <w:rPr>
            <w:rFonts w:ascii="Times New Roman" w:hAnsi="Times New Roman" w:cs="Times New Roman"/>
            <w:sz w:val="24"/>
            <w:szCs w:val="24"/>
          </w:rPr>
          <w:t>ase 60</w:t>
        </w:r>
      </w:ins>
      <w:ins w:id="402" w:author="Carter Daniels" w:date="2022-09-18T21:36:00Z">
        <w:r>
          <w:rPr>
            <w:rFonts w:ascii="Times New Roman" w:hAnsi="Times New Roman" w:cs="Times New Roman"/>
            <w:sz w:val="24"/>
            <w:szCs w:val="24"/>
          </w:rPr>
          <w:t xml:space="preserve">) </w:t>
        </w:r>
      </w:ins>
      <w:ins w:id="403" w:author="Carter Daniels" w:date="2022-09-18T21:37:00Z">
        <w:r>
          <w:rPr>
            <w:rFonts w:ascii="Times New Roman" w:hAnsi="Times New Roman" w:cs="Times New Roman"/>
            <w:sz w:val="24"/>
            <w:szCs w:val="24"/>
          </w:rPr>
          <w:t xml:space="preserve">and on the right y-axis the programmed FI as a function of trial. Visually, these data indicate </w:t>
        </w:r>
      </w:ins>
      <w:ins w:id="404" w:author="Carter Daniels" w:date="2022-10-14T10:29:00Z">
        <w:r w:rsidR="00700276">
          <w:rPr>
            <w:rFonts w:ascii="Times New Roman" w:hAnsi="Times New Roman" w:cs="Times New Roman"/>
            <w:sz w:val="24"/>
            <w:szCs w:val="24"/>
          </w:rPr>
          <w:t xml:space="preserve">that </w:t>
        </w:r>
      </w:ins>
      <w:ins w:id="405" w:author="Carter Daniels" w:date="2022-09-18T21:37:00Z">
        <w:r>
          <w:rPr>
            <w:rFonts w:ascii="Times New Roman" w:hAnsi="Times New Roman" w:cs="Times New Roman"/>
            <w:sz w:val="24"/>
            <w:szCs w:val="24"/>
          </w:rPr>
          <w:t>mice learn</w:t>
        </w:r>
      </w:ins>
      <w:ins w:id="406" w:author="Carter Daniels" w:date="2022-10-14T10:29:00Z">
        <w:r w:rsidR="00700276">
          <w:rPr>
            <w:rFonts w:ascii="Times New Roman" w:hAnsi="Times New Roman" w:cs="Times New Roman"/>
            <w:sz w:val="24"/>
            <w:szCs w:val="24"/>
          </w:rPr>
          <w:t>ed</w:t>
        </w:r>
      </w:ins>
      <w:ins w:id="407" w:author="Carter Daniels" w:date="2022-09-18T21:37:00Z">
        <w:r>
          <w:rPr>
            <w:rFonts w:ascii="Times New Roman" w:hAnsi="Times New Roman" w:cs="Times New Roman"/>
            <w:sz w:val="24"/>
            <w:szCs w:val="24"/>
          </w:rPr>
          <w:t xml:space="preserve"> to track temporal sinewaves</w:t>
        </w:r>
      </w:ins>
      <w:ins w:id="408" w:author="Carter Daniels" w:date="2022-10-14T10:29:00Z">
        <w:r w:rsidR="00700276">
          <w:rPr>
            <w:rFonts w:ascii="Times New Roman" w:hAnsi="Times New Roman" w:cs="Times New Roman"/>
            <w:sz w:val="24"/>
            <w:szCs w:val="24"/>
          </w:rPr>
          <w:t>; and that</w:t>
        </w:r>
      </w:ins>
      <w:ins w:id="409" w:author="Carter Daniels" w:date="2022-10-14T10:28:00Z">
        <w:r w:rsidR="00700276">
          <w:rPr>
            <w:rFonts w:ascii="Times New Roman" w:hAnsi="Times New Roman" w:cs="Times New Roman"/>
            <w:sz w:val="24"/>
            <w:szCs w:val="24"/>
          </w:rPr>
          <w:t xml:space="preserve"> t</w:t>
        </w:r>
      </w:ins>
      <w:ins w:id="410" w:author="Carter Daniels" w:date="2022-09-18T21:37:00Z">
        <w:r>
          <w:rPr>
            <w:rFonts w:ascii="Times New Roman" w:hAnsi="Times New Roman" w:cs="Times New Roman"/>
            <w:sz w:val="24"/>
            <w:szCs w:val="24"/>
          </w:rPr>
          <w:t>he fidelity of this tracking was not obviously subject to any lag</w:t>
        </w:r>
        <w:r w:rsidR="00172B93">
          <w:rPr>
            <w:rFonts w:ascii="Times New Roman" w:hAnsi="Times New Roman" w:cs="Times New Roman"/>
            <w:sz w:val="24"/>
            <w:szCs w:val="24"/>
          </w:rPr>
          <w:t xml:space="preserve"> relative to the programmed FI</w:t>
        </w:r>
      </w:ins>
      <w:ins w:id="411" w:author="Carter Daniels" w:date="2022-09-19T22:34:00Z">
        <w:r w:rsidR="00E677D4">
          <w:rPr>
            <w:rFonts w:ascii="Times New Roman" w:hAnsi="Times New Roman" w:cs="Times New Roman"/>
            <w:sz w:val="24"/>
            <w:szCs w:val="24"/>
          </w:rPr>
          <w:t xml:space="preserve">. Indeed, </w:t>
        </w:r>
      </w:ins>
      <w:ins w:id="412" w:author="Carter Daniels" w:date="2022-10-14T10:29:00Z">
        <w:r w:rsidR="00700276">
          <w:rPr>
            <w:rFonts w:ascii="Times New Roman" w:hAnsi="Times New Roman" w:cs="Times New Roman"/>
            <w:sz w:val="24"/>
            <w:szCs w:val="24"/>
          </w:rPr>
          <w:t>breakpoints</w:t>
        </w:r>
      </w:ins>
      <w:ins w:id="413" w:author="Carter Daniels" w:date="2022-09-19T22:34:00Z">
        <w:r w:rsidR="00E677D4">
          <w:rPr>
            <w:rFonts w:ascii="Times New Roman" w:hAnsi="Times New Roman" w:cs="Times New Roman"/>
            <w:sz w:val="24"/>
            <w:szCs w:val="24"/>
          </w:rPr>
          <w:t xml:space="preserve"> reach</w:t>
        </w:r>
      </w:ins>
      <w:ins w:id="414" w:author="Carter Daniels" w:date="2022-10-14T10:29:00Z">
        <w:r w:rsidR="00700276">
          <w:rPr>
            <w:rFonts w:ascii="Times New Roman" w:hAnsi="Times New Roman" w:cs="Times New Roman"/>
            <w:sz w:val="24"/>
            <w:szCs w:val="24"/>
          </w:rPr>
          <w:t>ed</w:t>
        </w:r>
      </w:ins>
      <w:ins w:id="415" w:author="Carter Daniels" w:date="2022-09-19T22:34:00Z">
        <w:r w:rsidR="00E677D4">
          <w:rPr>
            <w:rFonts w:ascii="Times New Roman" w:hAnsi="Times New Roman" w:cs="Times New Roman"/>
            <w:sz w:val="24"/>
            <w:szCs w:val="24"/>
          </w:rPr>
          <w:t xml:space="preserve"> their minimum and maximum on the same trial as the programmed FI. This indicates </w:t>
        </w:r>
      </w:ins>
      <w:ins w:id="416" w:author="Carter Daniels" w:date="2022-09-18T21:38:00Z">
        <w:r w:rsidR="00172B93">
          <w:rPr>
            <w:rFonts w:ascii="Times New Roman" w:hAnsi="Times New Roman" w:cs="Times New Roman"/>
            <w:sz w:val="24"/>
            <w:szCs w:val="24"/>
          </w:rPr>
          <w:t>that performance is likely based on some mixture of</w:t>
        </w:r>
      </w:ins>
      <w:ins w:id="417" w:author="Carter Daniels" w:date="2022-10-14T10:24:00Z">
        <w:r w:rsidR="00700276">
          <w:rPr>
            <w:rFonts w:ascii="Times New Roman" w:hAnsi="Times New Roman" w:cs="Times New Roman"/>
            <w:sz w:val="24"/>
            <w:szCs w:val="24"/>
          </w:rPr>
          <w:t xml:space="preserve"> memory for</w:t>
        </w:r>
      </w:ins>
      <w:ins w:id="418" w:author="Carter Daniels" w:date="2022-09-18T21:38:00Z">
        <w:r w:rsidR="00172B93">
          <w:rPr>
            <w:rFonts w:ascii="Times New Roman" w:hAnsi="Times New Roman" w:cs="Times New Roman"/>
            <w:sz w:val="24"/>
            <w:szCs w:val="24"/>
          </w:rPr>
          <w:t xml:space="preserve"> the immediately previous and </w:t>
        </w:r>
      </w:ins>
      <w:ins w:id="419" w:author="Carter Daniels" w:date="2022-10-14T10:24:00Z">
        <w:r w:rsidR="00700276">
          <w:rPr>
            <w:rFonts w:ascii="Times New Roman" w:hAnsi="Times New Roman" w:cs="Times New Roman"/>
            <w:sz w:val="24"/>
            <w:szCs w:val="24"/>
          </w:rPr>
          <w:t>expectation of the immediately forthcoming tri</w:t>
        </w:r>
      </w:ins>
      <w:ins w:id="420" w:author="Carter Daniels" w:date="2022-10-14T10:25:00Z">
        <w:r w:rsidR="00700276">
          <w:rPr>
            <w:rFonts w:ascii="Times New Roman" w:hAnsi="Times New Roman" w:cs="Times New Roman"/>
            <w:sz w:val="24"/>
            <w:szCs w:val="24"/>
          </w:rPr>
          <w:t xml:space="preserve">al. </w:t>
        </w:r>
      </w:ins>
    </w:p>
    <w:p w14:paraId="138838B7" w14:textId="04BE045F" w:rsidR="00CB2D27" w:rsidRDefault="00172B93" w:rsidP="00AD039A">
      <w:pPr>
        <w:spacing w:line="480" w:lineRule="auto"/>
        <w:ind w:firstLine="720"/>
        <w:rPr>
          <w:ins w:id="421" w:author="Carter Daniels" w:date="2023-08-19T12:58:00Z"/>
          <w:rFonts w:ascii="Times New Roman" w:hAnsi="Times New Roman" w:cs="Times New Roman"/>
          <w:sz w:val="24"/>
          <w:szCs w:val="24"/>
        </w:rPr>
      </w:pPr>
      <w:ins w:id="422" w:author="Carter Daniels" w:date="2022-09-18T21:38:00Z">
        <w:r>
          <w:rPr>
            <w:rFonts w:ascii="Times New Roman" w:hAnsi="Times New Roman" w:cs="Times New Roman"/>
            <w:sz w:val="24"/>
            <w:szCs w:val="24"/>
          </w:rPr>
          <w:t>In the present paper, however, we are not concerned with the fidelity</w:t>
        </w:r>
      </w:ins>
      <w:ins w:id="423" w:author="Carter Daniels" w:date="2022-09-19T22:38:00Z">
        <w:r w:rsidR="005132C0">
          <w:rPr>
            <w:rFonts w:ascii="Times New Roman" w:hAnsi="Times New Roman" w:cs="Times New Roman"/>
            <w:sz w:val="24"/>
            <w:szCs w:val="24"/>
          </w:rPr>
          <w:t xml:space="preserve"> of</w:t>
        </w:r>
      </w:ins>
      <w:ins w:id="424" w:author="Carter Daniels" w:date="2022-09-18T21:38:00Z">
        <w:r>
          <w:rPr>
            <w:rFonts w:ascii="Times New Roman" w:hAnsi="Times New Roman" w:cs="Times New Roman"/>
            <w:sz w:val="24"/>
            <w:szCs w:val="24"/>
          </w:rPr>
          <w:t xml:space="preserve"> </w:t>
        </w:r>
      </w:ins>
      <w:ins w:id="425" w:author="Carter Daniels" w:date="2022-09-19T22:32:00Z">
        <w:r w:rsidR="00E677D4">
          <w:rPr>
            <w:rFonts w:ascii="Times New Roman" w:hAnsi="Times New Roman" w:cs="Times New Roman"/>
            <w:sz w:val="24"/>
            <w:szCs w:val="24"/>
          </w:rPr>
          <w:t>dynamic timing</w:t>
        </w:r>
      </w:ins>
      <w:ins w:id="426" w:author="Carter Daniels" w:date="2022-09-18T21:38:00Z">
        <w:r>
          <w:rPr>
            <w:rFonts w:ascii="Times New Roman" w:hAnsi="Times New Roman" w:cs="Times New Roman"/>
            <w:sz w:val="24"/>
            <w:szCs w:val="24"/>
          </w:rPr>
          <w:t>. Instead, we are interested in whether performance adher</w:t>
        </w:r>
      </w:ins>
      <w:ins w:id="427" w:author="Carter Daniels" w:date="2022-09-18T21:39:00Z">
        <w:r>
          <w:rPr>
            <w:rFonts w:ascii="Times New Roman" w:hAnsi="Times New Roman" w:cs="Times New Roman"/>
            <w:sz w:val="24"/>
            <w:szCs w:val="24"/>
          </w:rPr>
          <w:t xml:space="preserve">es to the scalar property. </w:t>
        </w:r>
      </w:ins>
      <w:ins w:id="428" w:author="Carter Daniels" w:date="2022-09-19T22:34:00Z">
        <w:r w:rsidR="00E677D4">
          <w:rPr>
            <w:rFonts w:ascii="Times New Roman" w:hAnsi="Times New Roman" w:cs="Times New Roman"/>
            <w:sz w:val="24"/>
            <w:szCs w:val="24"/>
          </w:rPr>
          <w:t>As a firs</w:t>
        </w:r>
      </w:ins>
      <w:ins w:id="429" w:author="Carter Daniels" w:date="2022-09-19T22:35:00Z">
        <w:r w:rsidR="00E677D4">
          <w:rPr>
            <w:rFonts w:ascii="Times New Roman" w:hAnsi="Times New Roman" w:cs="Times New Roman"/>
            <w:sz w:val="24"/>
            <w:szCs w:val="24"/>
          </w:rPr>
          <w:t xml:space="preserve">t pass, we looked at whether the mean </w:t>
        </w:r>
      </w:ins>
      <w:ins w:id="430" w:author="Carter Daniels" w:date="2022-10-14T10:29:00Z">
        <w:r w:rsidR="00700276">
          <w:rPr>
            <w:rFonts w:ascii="Times New Roman" w:hAnsi="Times New Roman" w:cs="Times New Roman"/>
            <w:sz w:val="24"/>
            <w:szCs w:val="24"/>
          </w:rPr>
          <w:t>breakpoint</w:t>
        </w:r>
      </w:ins>
      <w:ins w:id="431" w:author="Carter Daniels" w:date="2022-09-19T22:35:00Z">
        <w:r w:rsidR="00E677D4">
          <w:rPr>
            <w:rFonts w:ascii="Times New Roman" w:hAnsi="Times New Roman" w:cs="Times New Roman"/>
            <w:sz w:val="24"/>
            <w:szCs w:val="24"/>
          </w:rPr>
          <w:t xml:space="preserve"> as a function of trial for each FI superimposes when normalized by the Base FI. </w:t>
        </w:r>
      </w:ins>
      <w:ins w:id="432" w:author="Carter Daniels" w:date="2022-09-18T21:41:00Z">
        <w:r>
          <w:rPr>
            <w:rFonts w:ascii="Times New Roman" w:hAnsi="Times New Roman" w:cs="Times New Roman"/>
            <w:sz w:val="24"/>
            <w:szCs w:val="24"/>
          </w:rPr>
          <w:t>Figure 1</w:t>
        </w:r>
      </w:ins>
      <w:ins w:id="433" w:author="Carter Daniels" w:date="2022-09-25T22:21:00Z">
        <w:r w:rsidR="00791179">
          <w:rPr>
            <w:rFonts w:ascii="Times New Roman" w:hAnsi="Times New Roman" w:cs="Times New Roman"/>
            <w:sz w:val="24"/>
            <w:szCs w:val="24"/>
          </w:rPr>
          <w:t xml:space="preserve"> Right Panel</w:t>
        </w:r>
      </w:ins>
      <w:ins w:id="434" w:author="Carter Daniels" w:date="2022-09-18T21:41:00Z">
        <w:r>
          <w:rPr>
            <w:rFonts w:ascii="Times New Roman" w:hAnsi="Times New Roman" w:cs="Times New Roman"/>
            <w:sz w:val="24"/>
            <w:szCs w:val="24"/>
          </w:rPr>
          <w:t xml:space="preserve"> shows the same data as Figure 1</w:t>
        </w:r>
      </w:ins>
      <w:ins w:id="435" w:author="Carter Daniels" w:date="2022-09-25T22:21:00Z">
        <w:r w:rsidR="00791179">
          <w:rPr>
            <w:rFonts w:ascii="Times New Roman" w:hAnsi="Times New Roman" w:cs="Times New Roman"/>
            <w:sz w:val="24"/>
            <w:szCs w:val="24"/>
          </w:rPr>
          <w:t xml:space="preserve"> Left </w:t>
        </w:r>
      </w:ins>
      <w:ins w:id="436" w:author="Carter Daniels" w:date="2023-08-19T12:54:00Z">
        <w:r w:rsidR="00CB2D27">
          <w:rPr>
            <w:rFonts w:ascii="Times New Roman" w:hAnsi="Times New Roman" w:cs="Times New Roman"/>
            <w:sz w:val="24"/>
            <w:szCs w:val="24"/>
          </w:rPr>
          <w:t>Panel but</w:t>
        </w:r>
      </w:ins>
      <w:ins w:id="437" w:author="Carter Daniels" w:date="2022-09-18T21:44:00Z">
        <w:r w:rsidR="003B70B7">
          <w:rPr>
            <w:rFonts w:ascii="Times New Roman" w:hAnsi="Times New Roman" w:cs="Times New Roman"/>
            <w:sz w:val="24"/>
            <w:szCs w:val="24"/>
          </w:rPr>
          <w:t xml:space="preserve"> normalized by </w:t>
        </w:r>
      </w:ins>
      <w:ins w:id="438" w:author="Carter Daniels" w:date="2022-09-19T22:48:00Z">
        <w:r w:rsidR="00B268B6">
          <w:rPr>
            <w:rFonts w:ascii="Times New Roman" w:hAnsi="Times New Roman" w:cs="Times New Roman"/>
            <w:sz w:val="24"/>
            <w:szCs w:val="24"/>
          </w:rPr>
          <w:t xml:space="preserve">the average </w:t>
        </w:r>
      </w:ins>
      <w:ins w:id="439" w:author="Carter Daniels" w:date="2022-10-14T10:30:00Z">
        <w:r w:rsidR="00700276">
          <w:rPr>
            <w:rFonts w:ascii="Times New Roman" w:hAnsi="Times New Roman" w:cs="Times New Roman"/>
            <w:sz w:val="24"/>
            <w:szCs w:val="24"/>
          </w:rPr>
          <w:t>breakpoint</w:t>
        </w:r>
      </w:ins>
      <w:ins w:id="440" w:author="Carter Daniels" w:date="2022-09-19T22:48:00Z">
        <w:r w:rsidR="00B268B6">
          <w:rPr>
            <w:rFonts w:ascii="Times New Roman" w:hAnsi="Times New Roman" w:cs="Times New Roman"/>
            <w:sz w:val="24"/>
            <w:szCs w:val="24"/>
          </w:rPr>
          <w:t xml:space="preserve"> on the Base FI</w:t>
        </w:r>
      </w:ins>
      <w:ins w:id="441" w:author="Carter Daniels" w:date="2022-09-18T21:42:00Z">
        <w:r>
          <w:rPr>
            <w:rFonts w:ascii="Times New Roman" w:hAnsi="Times New Roman" w:cs="Times New Roman"/>
            <w:sz w:val="24"/>
            <w:szCs w:val="24"/>
          </w:rPr>
          <w:t>. Inspection of this figure suggest</w:t>
        </w:r>
      </w:ins>
      <w:ins w:id="442" w:author="Carter Daniels" w:date="2022-09-18T21:45:00Z">
        <w:r w:rsidR="003B70B7">
          <w:rPr>
            <w:rFonts w:ascii="Times New Roman" w:hAnsi="Times New Roman" w:cs="Times New Roman"/>
            <w:sz w:val="24"/>
            <w:szCs w:val="24"/>
          </w:rPr>
          <w:t xml:space="preserve"> that </w:t>
        </w:r>
      </w:ins>
      <w:ins w:id="443" w:author="Carter Daniels" w:date="2022-10-14T10:30:00Z">
        <w:r w:rsidR="00700276">
          <w:rPr>
            <w:rFonts w:ascii="Times New Roman" w:hAnsi="Times New Roman" w:cs="Times New Roman"/>
            <w:sz w:val="24"/>
            <w:szCs w:val="24"/>
          </w:rPr>
          <w:t>breakpoints</w:t>
        </w:r>
      </w:ins>
      <w:ins w:id="444" w:author="Carter Daniels" w:date="2022-09-19T22:35:00Z">
        <w:r w:rsidR="005132C0">
          <w:rPr>
            <w:rFonts w:ascii="Times New Roman" w:hAnsi="Times New Roman" w:cs="Times New Roman"/>
            <w:sz w:val="24"/>
            <w:szCs w:val="24"/>
          </w:rPr>
          <w:t xml:space="preserve"> </w:t>
        </w:r>
      </w:ins>
      <w:ins w:id="445" w:author="Carter Daniels" w:date="2022-10-14T10:30:00Z">
        <w:r w:rsidR="00700276">
          <w:rPr>
            <w:rFonts w:ascii="Times New Roman" w:hAnsi="Times New Roman" w:cs="Times New Roman"/>
            <w:sz w:val="24"/>
            <w:szCs w:val="24"/>
          </w:rPr>
          <w:t>largely</w:t>
        </w:r>
      </w:ins>
      <w:ins w:id="446" w:author="Carter Daniels" w:date="2022-09-18T21:45:00Z">
        <w:r w:rsidR="003B70B7">
          <w:rPr>
            <w:rFonts w:ascii="Times New Roman" w:hAnsi="Times New Roman" w:cs="Times New Roman"/>
            <w:sz w:val="24"/>
            <w:szCs w:val="24"/>
          </w:rPr>
          <w:t xml:space="preserve"> </w:t>
        </w:r>
      </w:ins>
      <w:ins w:id="447" w:author="Carter Daniels" w:date="2022-09-18T22:02:00Z">
        <w:r w:rsidR="007A47AD">
          <w:rPr>
            <w:rFonts w:ascii="Times New Roman" w:hAnsi="Times New Roman" w:cs="Times New Roman"/>
            <w:sz w:val="24"/>
            <w:szCs w:val="24"/>
          </w:rPr>
          <w:t>superimpose</w:t>
        </w:r>
      </w:ins>
      <w:ins w:id="448" w:author="Carter Daniels" w:date="2022-10-14T10:30:00Z">
        <w:r w:rsidR="00700276">
          <w:rPr>
            <w:rFonts w:ascii="Times New Roman" w:hAnsi="Times New Roman" w:cs="Times New Roman"/>
            <w:sz w:val="24"/>
            <w:szCs w:val="24"/>
          </w:rPr>
          <w:t xml:space="preserve"> </w:t>
        </w:r>
      </w:ins>
      <w:ins w:id="449" w:author="Carter Daniels" w:date="2022-09-19T23:01:00Z">
        <w:r w:rsidR="00251425">
          <w:rPr>
            <w:rFonts w:ascii="Times New Roman" w:hAnsi="Times New Roman" w:cs="Times New Roman"/>
            <w:sz w:val="24"/>
            <w:szCs w:val="24"/>
          </w:rPr>
          <w:t xml:space="preserve">with some </w:t>
        </w:r>
      </w:ins>
      <w:ins w:id="450" w:author="Carter Daniels" w:date="2022-10-14T10:30:00Z">
        <w:r w:rsidR="00700276">
          <w:rPr>
            <w:rFonts w:ascii="Times New Roman" w:hAnsi="Times New Roman" w:cs="Times New Roman"/>
            <w:sz w:val="24"/>
            <w:szCs w:val="24"/>
          </w:rPr>
          <w:t>divergence</w:t>
        </w:r>
      </w:ins>
      <w:ins w:id="451" w:author="Carter Daniels" w:date="2022-09-19T23:01:00Z">
        <w:r w:rsidR="00251425">
          <w:rPr>
            <w:rFonts w:ascii="Times New Roman" w:hAnsi="Times New Roman" w:cs="Times New Roman"/>
            <w:sz w:val="24"/>
            <w:szCs w:val="24"/>
          </w:rPr>
          <w:t xml:space="preserve"> around the short FIs comprising the troughs. </w:t>
        </w:r>
      </w:ins>
      <w:ins w:id="452" w:author="Carter Daniels" w:date="2023-08-19T13:23:00Z">
        <w:r w:rsidR="00245F9A">
          <w:rPr>
            <w:rFonts w:ascii="Times New Roman" w:hAnsi="Times New Roman" w:cs="Times New Roman"/>
            <w:sz w:val="24"/>
            <w:szCs w:val="24"/>
          </w:rPr>
          <w:t>This</w:t>
        </w:r>
      </w:ins>
      <w:ins w:id="453" w:author="Carter Daniels" w:date="2022-09-19T23:01:00Z">
        <w:r w:rsidR="00251425">
          <w:rPr>
            <w:rFonts w:ascii="Times New Roman" w:hAnsi="Times New Roman" w:cs="Times New Roman"/>
            <w:sz w:val="24"/>
            <w:szCs w:val="24"/>
          </w:rPr>
          <w:t xml:space="preserve"> degre</w:t>
        </w:r>
      </w:ins>
      <w:ins w:id="454" w:author="Carter Daniels" w:date="2022-09-19T23:02:00Z">
        <w:r w:rsidR="00251425">
          <w:rPr>
            <w:rFonts w:ascii="Times New Roman" w:hAnsi="Times New Roman" w:cs="Times New Roman"/>
            <w:sz w:val="24"/>
            <w:szCs w:val="24"/>
          </w:rPr>
          <w:t>e of superimposition suggests</w:t>
        </w:r>
      </w:ins>
      <w:ins w:id="455" w:author="Carter Daniels" w:date="2022-09-18T21:45:00Z">
        <w:r w:rsidR="003B70B7">
          <w:rPr>
            <w:rFonts w:ascii="Times New Roman" w:hAnsi="Times New Roman" w:cs="Times New Roman"/>
            <w:sz w:val="24"/>
            <w:szCs w:val="24"/>
          </w:rPr>
          <w:t xml:space="preserve"> initial evidence that dynamic timing is scalar invariant. </w:t>
        </w:r>
      </w:ins>
      <w:ins w:id="456" w:author="Carter Daniels" w:date="2022-09-18T21:48:00Z">
        <w:r w:rsidR="003B70B7">
          <w:rPr>
            <w:rFonts w:ascii="Times New Roman" w:hAnsi="Times New Roman" w:cs="Times New Roman"/>
            <w:sz w:val="24"/>
            <w:szCs w:val="24"/>
          </w:rPr>
          <w:t xml:space="preserve">To confirm that this overlap was consistent with the </w:t>
        </w:r>
        <w:r w:rsidR="009C0D9F">
          <w:rPr>
            <w:rFonts w:ascii="Times New Roman" w:hAnsi="Times New Roman" w:cs="Times New Roman"/>
            <w:sz w:val="24"/>
            <w:szCs w:val="24"/>
          </w:rPr>
          <w:t xml:space="preserve">scalar property, we </w:t>
        </w:r>
      </w:ins>
      <w:ins w:id="457" w:author="Carter Daniels" w:date="2022-10-14T10:52:00Z">
        <w:r w:rsidR="00FF0D16">
          <w:rPr>
            <w:rFonts w:ascii="Times New Roman" w:hAnsi="Times New Roman" w:cs="Times New Roman"/>
            <w:sz w:val="24"/>
            <w:szCs w:val="24"/>
          </w:rPr>
          <w:t>asked whether paramet</w:t>
        </w:r>
      </w:ins>
      <w:ins w:id="458" w:author="Carter Daniels" w:date="2022-10-14T10:53:00Z">
        <w:r w:rsidR="00FF0D16">
          <w:rPr>
            <w:rFonts w:ascii="Times New Roman" w:hAnsi="Times New Roman" w:cs="Times New Roman"/>
            <w:sz w:val="24"/>
            <w:szCs w:val="24"/>
          </w:rPr>
          <w:t xml:space="preserve">er estimates of a sinewave differed between training groups in both the raw and normalized breakpoints. </w:t>
        </w:r>
      </w:ins>
      <w:bookmarkStart w:id="459" w:name="_Hlk143351777"/>
      <w:ins w:id="460" w:author="Carter Daniels" w:date="2023-08-19T12:57:00Z">
        <w:r w:rsidR="00CB2D27">
          <w:rPr>
            <w:rFonts w:ascii="Times New Roman" w:hAnsi="Times New Roman" w:cs="Times New Roman"/>
            <w:sz w:val="24"/>
            <w:szCs w:val="24"/>
          </w:rPr>
          <w:t>Sinewave parameters were estimated in Python</w:t>
        </w:r>
      </w:ins>
      <w:ins w:id="461" w:author="Carter Daniels" w:date="2023-08-19T12:58:00Z">
        <w:r w:rsidR="00CB2D27">
          <w:rPr>
            <w:rFonts w:ascii="Times New Roman" w:hAnsi="Times New Roman" w:cs="Times New Roman"/>
            <w:sz w:val="24"/>
            <w:szCs w:val="24"/>
          </w:rPr>
          <w:t xml:space="preserve"> using a custom function in which we passed to an optimizer the </w:t>
        </w:r>
      </w:ins>
      <w:ins w:id="462" w:author="Carter Daniels" w:date="2023-08-19T13:23:00Z">
        <w:r w:rsidR="00532CFC">
          <w:rPr>
            <w:rFonts w:ascii="Times New Roman" w:hAnsi="Times New Roman" w:cs="Times New Roman"/>
            <w:sz w:val="24"/>
            <w:szCs w:val="24"/>
          </w:rPr>
          <w:t xml:space="preserve">both the raw and the normalized data with the </w:t>
        </w:r>
      </w:ins>
      <w:ins w:id="463" w:author="Carter Daniels" w:date="2023-08-19T12:58:00Z">
        <w:r w:rsidR="00CB2D27">
          <w:rPr>
            <w:rFonts w:ascii="Times New Roman" w:hAnsi="Times New Roman" w:cs="Times New Roman"/>
            <w:sz w:val="24"/>
            <w:szCs w:val="24"/>
          </w:rPr>
          <w:t>following equation,</w:t>
        </w:r>
      </w:ins>
    </w:p>
    <w:p w14:paraId="5BF3B83E" w14:textId="65B51360" w:rsidR="00CB2D27" w:rsidRDefault="00270ECB" w:rsidP="00CB2D27">
      <w:pPr>
        <w:spacing w:line="480" w:lineRule="auto"/>
        <w:rPr>
          <w:ins w:id="464" w:author="Carter Daniels" w:date="2023-08-19T13:00:00Z"/>
          <w:rFonts w:ascii="Times New Roman" w:eastAsiaTheme="minorEastAsia" w:hAnsi="Times New Roman" w:cs="Times New Roman"/>
          <w:sz w:val="24"/>
          <w:szCs w:val="24"/>
        </w:rPr>
        <w:pPrChange w:id="465" w:author="Carter Daniels" w:date="2023-08-19T13:01:00Z">
          <w:pPr>
            <w:spacing w:line="480" w:lineRule="auto"/>
            <w:ind w:firstLine="720"/>
          </w:pPr>
        </w:pPrChange>
      </w:pPr>
      <m:oMath>
        <m:sSub>
          <m:sSubPr>
            <m:ctrlPr>
              <w:ins w:id="466" w:author="Carter Daniels" w:date="2023-08-19T15:37:00Z">
                <w:rPr>
                  <w:rFonts w:ascii="Cambria Math" w:hAnsi="Cambria Math" w:cs="Times New Roman"/>
                  <w:i/>
                  <w:sz w:val="24"/>
                  <w:szCs w:val="24"/>
                </w:rPr>
              </w:ins>
            </m:ctrlPr>
          </m:sSubPr>
          <m:e>
            <m:r>
              <w:ins w:id="467" w:author="Carter Daniels" w:date="2023-08-19T15:37:00Z">
                <w:rPr>
                  <w:rFonts w:ascii="Cambria Math" w:hAnsi="Cambria Math" w:cs="Times New Roman"/>
                  <w:sz w:val="24"/>
                  <w:szCs w:val="24"/>
                </w:rPr>
                <m:t>Breakpoint</m:t>
              </w:ins>
            </m:r>
          </m:e>
          <m:sub>
            <m:r>
              <w:ins w:id="468" w:author="Carter Daniels" w:date="2023-08-19T15:37:00Z">
                <w:rPr>
                  <w:rFonts w:ascii="Cambria Math" w:hAnsi="Cambria Math" w:cs="Times New Roman"/>
                  <w:sz w:val="24"/>
                  <w:szCs w:val="24"/>
                </w:rPr>
                <m:t>t</m:t>
              </w:ins>
            </m:r>
          </m:sub>
        </m:sSub>
        <m:r>
          <w:ins w:id="469" w:author="Carter Daniels" w:date="2023-08-19T15:37:00Z">
            <w:rPr>
              <w:rFonts w:ascii="Cambria Math" w:hAnsi="Cambria Math" w:cs="Times New Roman"/>
              <w:sz w:val="24"/>
              <w:szCs w:val="24"/>
            </w:rPr>
            <m:t xml:space="preserve">= </m:t>
          </w:ins>
        </m:r>
        <m:r>
          <w:ins w:id="470" w:author="Carter Daniels" w:date="2023-08-19T13:00:00Z">
            <w:rPr>
              <w:rFonts w:ascii="Cambria Math" w:hAnsi="Cambria Math" w:cs="Times New Roman"/>
              <w:sz w:val="24"/>
              <w:szCs w:val="24"/>
            </w:rPr>
            <m:t>B+S×</m:t>
          </w:ins>
        </m:r>
        <m:func>
          <m:funcPr>
            <m:ctrlPr>
              <w:ins w:id="471" w:author="Carter Daniels" w:date="2023-08-19T13:00:00Z">
                <w:rPr>
                  <w:rFonts w:ascii="Cambria Math" w:hAnsi="Cambria Math" w:cs="Times New Roman"/>
                  <w:i/>
                  <w:sz w:val="24"/>
                  <w:szCs w:val="24"/>
                </w:rPr>
              </w:ins>
            </m:ctrlPr>
          </m:funcPr>
          <m:fName>
            <m:r>
              <w:ins w:id="472" w:author="Carter Daniels" w:date="2023-08-19T13:00:00Z">
                <m:rPr>
                  <m:sty m:val="p"/>
                </m:rPr>
                <w:rPr>
                  <w:rFonts w:ascii="Cambria Math" w:hAnsi="Cambria Math" w:cs="Times New Roman"/>
                  <w:sz w:val="24"/>
                  <w:szCs w:val="24"/>
                </w:rPr>
                <m:t>sin</m:t>
              </w:ins>
            </m:r>
          </m:fName>
          <m:e>
            <m:f>
              <m:fPr>
                <m:ctrlPr>
                  <w:ins w:id="473" w:author="Carter Daniels" w:date="2023-08-19T13:00:00Z">
                    <w:rPr>
                      <w:rFonts w:ascii="Cambria Math" w:hAnsi="Cambria Math" w:cs="Times New Roman"/>
                      <w:i/>
                      <w:sz w:val="24"/>
                      <w:szCs w:val="24"/>
                    </w:rPr>
                  </w:ins>
                </m:ctrlPr>
              </m:fPr>
              <m:num>
                <m:r>
                  <w:ins w:id="474" w:author="Carter Daniels" w:date="2023-08-19T13:00:00Z">
                    <w:rPr>
                      <w:rFonts w:ascii="Cambria Math" w:hAnsi="Cambria Math" w:cs="Times New Roman"/>
                      <w:sz w:val="24"/>
                      <w:szCs w:val="24"/>
                    </w:rPr>
                    <m:t>2×</m:t>
                  </w:ins>
                </m:r>
                <m:r>
                  <w:ins w:id="475" w:author="Carter Daniels" w:date="2023-08-19T13:03:00Z">
                    <w:rPr>
                      <w:rFonts w:ascii="Cambria Math" w:hAnsi="Cambria Math" w:cs="Times New Roman"/>
                      <w:sz w:val="24"/>
                      <w:szCs w:val="24"/>
                    </w:rPr>
                    <m:t>π</m:t>
                  </w:ins>
                </m:r>
                <m:r>
                  <w:ins w:id="476" w:author="Carter Daniels" w:date="2023-08-19T13:00:00Z">
                    <w:rPr>
                      <w:rFonts w:ascii="Cambria Math" w:hAnsi="Cambria Math" w:cs="Times New Roman"/>
                      <w:sz w:val="24"/>
                      <w:szCs w:val="24"/>
                    </w:rPr>
                    <m:t>×t-1</m:t>
                  </w:ins>
                </m:r>
              </m:num>
              <m:den>
                <m:r>
                  <w:ins w:id="477" w:author="Carter Daniels" w:date="2023-08-19T13:00:00Z">
                    <w:rPr>
                      <w:rFonts w:ascii="Cambria Math" w:hAnsi="Cambria Math" w:cs="Times New Roman"/>
                      <w:sz w:val="24"/>
                      <w:szCs w:val="24"/>
                    </w:rPr>
                    <m:t>P</m:t>
                  </w:ins>
                </m:r>
              </m:den>
            </m:f>
          </m:e>
        </m:func>
      </m:oMath>
      <w:proofErr w:type="gramStart"/>
      <w:ins w:id="478" w:author="Carter Daniels" w:date="2023-08-19T13:00:00Z">
        <w:r w:rsidR="00CB2D27">
          <w:rPr>
            <w:rFonts w:ascii="Times New Roman" w:eastAsiaTheme="minorEastAsia" w:hAnsi="Times New Roman" w:cs="Times New Roman"/>
            <w:sz w:val="24"/>
            <w:szCs w:val="24"/>
          </w:rPr>
          <w:t xml:space="preserve">, </w:t>
        </w:r>
      </w:ins>
      <w:ins w:id="479" w:author="Carter Daniels" w:date="2023-08-19T13:01:00Z">
        <w:r w:rsidR="00CB2D27">
          <w:rPr>
            <w:rFonts w:ascii="Times New Roman" w:eastAsiaTheme="minorEastAsia" w:hAnsi="Times New Roman" w:cs="Times New Roman"/>
            <w:sz w:val="24"/>
            <w:szCs w:val="24"/>
          </w:rPr>
          <w:t xml:space="preserve"> </w:t>
        </w:r>
        <w:r w:rsidR="00CB2D27">
          <w:rPr>
            <w:rFonts w:ascii="Times New Roman" w:eastAsiaTheme="minorEastAsia" w:hAnsi="Times New Roman" w:cs="Times New Roman"/>
            <w:sz w:val="24"/>
            <w:szCs w:val="24"/>
          </w:rPr>
          <w:tab/>
        </w:r>
        <w:proofErr w:type="gramEnd"/>
        <w:r w:rsidR="00CB2D27">
          <w:rPr>
            <w:rFonts w:ascii="Times New Roman" w:eastAsiaTheme="minorEastAsia" w:hAnsi="Times New Roman" w:cs="Times New Roman"/>
            <w:sz w:val="24"/>
            <w:szCs w:val="24"/>
          </w:rPr>
          <w:tab/>
        </w:r>
        <w:r w:rsidR="00CB2D27">
          <w:rPr>
            <w:rFonts w:ascii="Times New Roman" w:eastAsiaTheme="minorEastAsia" w:hAnsi="Times New Roman" w:cs="Times New Roman"/>
            <w:sz w:val="24"/>
            <w:szCs w:val="24"/>
          </w:rPr>
          <w:tab/>
        </w:r>
        <w:r w:rsidR="00CB2D27">
          <w:rPr>
            <w:rFonts w:ascii="Times New Roman" w:eastAsiaTheme="minorEastAsia" w:hAnsi="Times New Roman" w:cs="Times New Roman"/>
            <w:sz w:val="24"/>
            <w:szCs w:val="24"/>
          </w:rPr>
          <w:tab/>
        </w:r>
        <w:r w:rsidR="00CB2D27">
          <w:rPr>
            <w:rFonts w:ascii="Times New Roman" w:eastAsiaTheme="minorEastAsia" w:hAnsi="Times New Roman" w:cs="Times New Roman"/>
            <w:sz w:val="24"/>
            <w:szCs w:val="24"/>
          </w:rPr>
          <w:tab/>
        </w:r>
        <w:r w:rsidR="00CB2D27">
          <w:rPr>
            <w:rFonts w:ascii="Times New Roman" w:eastAsiaTheme="minorEastAsia" w:hAnsi="Times New Roman" w:cs="Times New Roman"/>
            <w:sz w:val="24"/>
            <w:szCs w:val="24"/>
          </w:rPr>
          <w:tab/>
        </w:r>
        <w:r w:rsidR="00CB2D27">
          <w:rPr>
            <w:rFonts w:ascii="Times New Roman" w:eastAsiaTheme="minorEastAsia" w:hAnsi="Times New Roman" w:cs="Times New Roman"/>
            <w:sz w:val="24"/>
            <w:szCs w:val="24"/>
          </w:rPr>
          <w:tab/>
          <w:t>(1)</w:t>
        </w:r>
      </w:ins>
    </w:p>
    <w:p w14:paraId="6875D040" w14:textId="7F853CCE" w:rsidR="00CB2D27" w:rsidRDefault="00CB2D27" w:rsidP="007325F6">
      <w:pPr>
        <w:spacing w:line="480" w:lineRule="auto"/>
        <w:rPr>
          <w:ins w:id="480" w:author="Carter Daniels" w:date="2023-08-19T13:54:00Z"/>
          <w:rFonts w:ascii="Times New Roman" w:eastAsiaTheme="minorEastAsia" w:hAnsi="Times New Roman" w:cs="Times New Roman"/>
          <w:sz w:val="24"/>
          <w:szCs w:val="24"/>
        </w:rPr>
      </w:pPr>
      <w:ins w:id="481" w:author="Carter Daniels" w:date="2023-08-19T13:03:00Z">
        <w:r>
          <w:rPr>
            <w:rFonts w:ascii="Times New Roman" w:eastAsiaTheme="minorEastAsia" w:hAnsi="Times New Roman" w:cs="Times New Roman"/>
            <w:sz w:val="24"/>
            <w:szCs w:val="24"/>
          </w:rPr>
          <w:lastRenderedPageBreak/>
          <w:t>w</w:t>
        </w:r>
      </w:ins>
      <w:ins w:id="482" w:author="Carter Daniels" w:date="2023-08-19T13:01:00Z">
        <w:r>
          <w:rPr>
            <w:rFonts w:ascii="Times New Roman" w:eastAsiaTheme="minorEastAsia" w:hAnsi="Times New Roman" w:cs="Times New Roman"/>
            <w:sz w:val="24"/>
            <w:szCs w:val="24"/>
          </w:rPr>
          <w:t>here</w:t>
        </w:r>
        <w:bookmarkEnd w:id="459"/>
        <w:r>
          <w:rPr>
            <w:rFonts w:ascii="Times New Roman" w:eastAsiaTheme="minorEastAsia" w:hAnsi="Times New Roman" w:cs="Times New Roman"/>
            <w:sz w:val="24"/>
            <w:szCs w:val="24"/>
          </w:rPr>
          <w:t xml:space="preserve"> </w:t>
        </w:r>
        <w:r w:rsidRPr="00CB2D27">
          <w:rPr>
            <w:rFonts w:ascii="Times New Roman" w:eastAsiaTheme="minorEastAsia" w:hAnsi="Times New Roman" w:cs="Times New Roman"/>
            <w:i/>
            <w:iCs/>
            <w:sz w:val="24"/>
            <w:szCs w:val="24"/>
            <w:rPrChange w:id="483" w:author="Carter Daniels" w:date="2023-08-19T13:01:00Z">
              <w:rPr>
                <w:rFonts w:ascii="Times New Roman" w:eastAsiaTheme="minorEastAsia" w:hAnsi="Times New Roman" w:cs="Times New Roman"/>
                <w:sz w:val="24"/>
                <w:szCs w:val="24"/>
              </w:rPr>
            </w:rPrChange>
          </w:rPr>
          <w:t>B</w:t>
        </w:r>
        <w:r>
          <w:rPr>
            <w:rFonts w:ascii="Times New Roman" w:eastAsiaTheme="minorEastAsia" w:hAnsi="Times New Roman" w:cs="Times New Roman"/>
            <w:sz w:val="24"/>
            <w:szCs w:val="24"/>
          </w:rPr>
          <w:t xml:space="preserve"> is the base interval of the FI sinewave, </w:t>
        </w:r>
        <w:r w:rsidRPr="00CB2D27">
          <w:rPr>
            <w:rFonts w:ascii="Times New Roman" w:eastAsiaTheme="minorEastAsia" w:hAnsi="Times New Roman" w:cs="Times New Roman"/>
            <w:i/>
            <w:iCs/>
            <w:sz w:val="24"/>
            <w:szCs w:val="24"/>
            <w:rPrChange w:id="484" w:author="Carter Daniels" w:date="2023-08-19T13:01:00Z">
              <w:rPr>
                <w:rFonts w:ascii="Times New Roman" w:eastAsiaTheme="minorEastAsia" w:hAnsi="Times New Roman" w:cs="Times New Roman"/>
                <w:sz w:val="24"/>
                <w:szCs w:val="24"/>
              </w:rPr>
            </w:rPrChange>
          </w:rPr>
          <w:t>S</w:t>
        </w:r>
        <w:r>
          <w:rPr>
            <w:rFonts w:ascii="Times New Roman" w:eastAsiaTheme="minorEastAsia" w:hAnsi="Times New Roman" w:cs="Times New Roman"/>
            <w:sz w:val="24"/>
            <w:szCs w:val="24"/>
          </w:rPr>
          <w:t xml:space="preserve"> is the ±</w:t>
        </w:r>
      </w:ins>
      <w:ins w:id="485" w:author="Carter Daniels" w:date="2023-08-19T13:02:00Z">
        <w:r>
          <w:rPr>
            <w:rFonts w:ascii="Times New Roman" w:eastAsiaTheme="minorEastAsia" w:hAnsi="Times New Roman" w:cs="Times New Roman"/>
            <w:sz w:val="24"/>
            <w:szCs w:val="24"/>
          </w:rPr>
          <w:t xml:space="preserve"> swing from B, and </w:t>
        </w:r>
        <w:r w:rsidRPr="00CB2D27">
          <w:rPr>
            <w:rFonts w:ascii="Times New Roman" w:eastAsiaTheme="minorEastAsia" w:hAnsi="Times New Roman" w:cs="Times New Roman"/>
            <w:i/>
            <w:iCs/>
            <w:sz w:val="24"/>
            <w:szCs w:val="24"/>
            <w:rPrChange w:id="486" w:author="Carter Daniels" w:date="2023-08-19T13:02:00Z">
              <w:rPr>
                <w:rFonts w:ascii="Times New Roman" w:eastAsiaTheme="minorEastAsia" w:hAnsi="Times New Roman" w:cs="Times New Roman"/>
                <w:sz w:val="24"/>
                <w:szCs w:val="24"/>
              </w:rPr>
            </w:rPrChange>
          </w:rPr>
          <w:t>P</w:t>
        </w:r>
        <w:r>
          <w:rPr>
            <w:rFonts w:ascii="Times New Roman" w:eastAsiaTheme="minorEastAsia" w:hAnsi="Times New Roman" w:cs="Times New Roman"/>
            <w:sz w:val="24"/>
            <w:szCs w:val="24"/>
          </w:rPr>
          <w:t xml:space="preserve"> is the period or number of trials it takes for a full oscillation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peak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trough; or base </w:t>
        </w:r>
        <w:r w:rsidRPr="00CB2D27">
          <w:rPr>
            <w:rFonts w:ascii="Times New Roman" w:eastAsiaTheme="minorEastAsia" w:hAnsi="Times New Roman" w:cs="Times New Roman"/>
            <w:sz w:val="24"/>
            <w:szCs w:val="24"/>
          </w:rPr>
          <w:sym w:font="Wingdings" w:char="F0E0"/>
        </w:r>
      </w:ins>
      <w:ins w:id="487" w:author="Carter Daniels" w:date="2023-08-19T13:03:00Z">
        <w:r>
          <w:rPr>
            <w:rFonts w:ascii="Times New Roman" w:eastAsiaTheme="minorEastAsia" w:hAnsi="Times New Roman" w:cs="Times New Roman"/>
            <w:sz w:val="24"/>
            <w:szCs w:val="24"/>
          </w:rPr>
          <w:t xml:space="preserve"> trough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peak) to occur</w:t>
        </w:r>
      </w:ins>
      <w:ins w:id="488" w:author="Carter Daniels" w:date="2023-08-19T13:04:00Z">
        <w:r w:rsidR="007325F6">
          <w:rPr>
            <w:rFonts w:ascii="Times New Roman" w:eastAsiaTheme="minorEastAsia" w:hAnsi="Times New Roman" w:cs="Times New Roman"/>
            <w:sz w:val="24"/>
            <w:szCs w:val="24"/>
          </w:rPr>
          <w:t xml:space="preserve"> and </w:t>
        </w:r>
        <w:r w:rsidR="007325F6" w:rsidRPr="007325F6">
          <w:rPr>
            <w:rFonts w:ascii="Times New Roman" w:eastAsiaTheme="minorEastAsia" w:hAnsi="Times New Roman" w:cs="Times New Roman"/>
            <w:i/>
            <w:iCs/>
            <w:sz w:val="24"/>
            <w:szCs w:val="24"/>
            <w:rPrChange w:id="489" w:author="Carter Daniels" w:date="2023-08-19T13:04:00Z">
              <w:rPr>
                <w:rFonts w:ascii="Times New Roman" w:eastAsiaTheme="minorEastAsia" w:hAnsi="Times New Roman" w:cs="Times New Roman"/>
                <w:sz w:val="24"/>
                <w:szCs w:val="24"/>
              </w:rPr>
            </w:rPrChange>
          </w:rPr>
          <w:t>t</w:t>
        </w:r>
        <w:r w:rsidR="007325F6">
          <w:rPr>
            <w:rFonts w:ascii="Times New Roman" w:eastAsiaTheme="minorEastAsia" w:hAnsi="Times New Roman" w:cs="Times New Roman"/>
            <w:sz w:val="24"/>
            <w:szCs w:val="24"/>
          </w:rPr>
          <w:t xml:space="preserve"> is the trial indexer. </w:t>
        </w:r>
      </w:ins>
      <w:ins w:id="490" w:author="Carter Daniels" w:date="2023-08-19T13:28:00Z">
        <w:r w:rsidR="00532CFC">
          <w:rPr>
            <w:rFonts w:ascii="Times New Roman" w:eastAsiaTheme="minorEastAsia" w:hAnsi="Times New Roman" w:cs="Times New Roman"/>
            <w:sz w:val="24"/>
            <w:szCs w:val="24"/>
          </w:rPr>
          <w:t>Log transformed p</w:t>
        </w:r>
      </w:ins>
      <w:ins w:id="491" w:author="Carter Daniels" w:date="2023-08-19T13:04:00Z">
        <w:r w:rsidR="007325F6">
          <w:rPr>
            <w:rFonts w:ascii="Times New Roman" w:eastAsiaTheme="minorEastAsia" w:hAnsi="Times New Roman" w:cs="Times New Roman"/>
            <w:sz w:val="24"/>
            <w:szCs w:val="24"/>
          </w:rPr>
          <w:t>arameter estimates (B, P, and S) were analyzed using both NHST and Bayesian va</w:t>
        </w:r>
      </w:ins>
      <w:ins w:id="492" w:author="Carter Daniels" w:date="2023-08-19T13:05:00Z">
        <w:r w:rsidR="007325F6">
          <w:rPr>
            <w:rFonts w:ascii="Times New Roman" w:eastAsiaTheme="minorEastAsia" w:hAnsi="Times New Roman" w:cs="Times New Roman"/>
            <w:sz w:val="24"/>
            <w:szCs w:val="24"/>
          </w:rPr>
          <w:t xml:space="preserve">riants of ANOVA and post-hoc </w:t>
        </w:r>
      </w:ins>
      <w:ins w:id="493" w:author="Carter Daniels" w:date="2023-08-19T13:13:00Z">
        <w:r w:rsidR="00245F9A" w:rsidRPr="00245F9A">
          <w:rPr>
            <w:rFonts w:ascii="Times New Roman" w:eastAsiaTheme="minorEastAsia" w:hAnsi="Times New Roman" w:cs="Times New Roman"/>
            <w:i/>
            <w:iCs/>
            <w:sz w:val="24"/>
            <w:szCs w:val="24"/>
          </w:rPr>
          <w:t>t</w:t>
        </w:r>
        <w:r w:rsidR="00245F9A" w:rsidRPr="00245F9A">
          <w:rPr>
            <w:rFonts w:ascii="Times New Roman" w:eastAsiaTheme="minorEastAsia" w:hAnsi="Times New Roman" w:cs="Times New Roman"/>
            <w:sz w:val="24"/>
            <w:szCs w:val="24"/>
            <w:rPrChange w:id="494" w:author="Carter Daniels" w:date="2023-08-19T13:14:00Z">
              <w:rPr>
                <w:rFonts w:ascii="Times New Roman" w:eastAsiaTheme="minorEastAsia" w:hAnsi="Times New Roman" w:cs="Times New Roman"/>
                <w:i/>
                <w:iCs/>
                <w:sz w:val="24"/>
                <w:szCs w:val="24"/>
              </w:rPr>
            </w:rPrChange>
          </w:rPr>
          <w:t>-tests with a ho</w:t>
        </w:r>
      </w:ins>
      <w:ins w:id="495" w:author="Carter Daniels" w:date="2023-08-19T13:14:00Z">
        <w:r w:rsidR="00245F9A" w:rsidRPr="00245F9A">
          <w:rPr>
            <w:rFonts w:ascii="Times New Roman" w:eastAsiaTheme="minorEastAsia" w:hAnsi="Times New Roman" w:cs="Times New Roman"/>
            <w:sz w:val="24"/>
            <w:szCs w:val="24"/>
            <w:rPrChange w:id="496" w:author="Carter Daniels" w:date="2023-08-19T13:14:00Z">
              <w:rPr>
                <w:rFonts w:ascii="Times New Roman" w:eastAsiaTheme="minorEastAsia" w:hAnsi="Times New Roman" w:cs="Times New Roman"/>
                <w:i/>
                <w:iCs/>
                <w:sz w:val="24"/>
                <w:szCs w:val="24"/>
              </w:rPr>
            </w:rPrChange>
          </w:rPr>
          <w:t>lm correction</w:t>
        </w:r>
        <w:r w:rsidR="00245F9A">
          <w:rPr>
            <w:rFonts w:ascii="Times New Roman" w:eastAsiaTheme="minorEastAsia" w:hAnsi="Times New Roman" w:cs="Times New Roman"/>
            <w:i/>
            <w:iCs/>
            <w:sz w:val="24"/>
            <w:szCs w:val="24"/>
          </w:rPr>
          <w:t>.</w:t>
        </w:r>
      </w:ins>
      <w:ins w:id="497" w:author="Carter Daniels" w:date="2023-08-19T13:05:00Z">
        <w:r w:rsidR="007325F6">
          <w:rPr>
            <w:rFonts w:ascii="Times New Roman" w:eastAsiaTheme="minorEastAsia" w:hAnsi="Times New Roman" w:cs="Times New Roman"/>
            <w:sz w:val="24"/>
            <w:szCs w:val="24"/>
          </w:rPr>
          <w:t xml:space="preserve"> </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1438"/>
        <w:gridCol w:w="1438"/>
        <w:gridCol w:w="1438"/>
        <w:gridCol w:w="1314"/>
        <w:gridCol w:w="1314"/>
        <w:gridCol w:w="1434"/>
      </w:tblGrid>
      <w:tr w:rsidR="00E917EB" w14:paraId="2C7929F9" w14:textId="77777777" w:rsidTr="00524801">
        <w:trPr>
          <w:ins w:id="498" w:author="Carter Daniels" w:date="2023-08-19T13:54:00Z"/>
        </w:trPr>
        <w:tc>
          <w:tcPr>
            <w:tcW w:w="5000" w:type="pct"/>
            <w:gridSpan w:val="7"/>
            <w:tcBorders>
              <w:bottom w:val="single" w:sz="4" w:space="0" w:color="auto"/>
            </w:tcBorders>
          </w:tcPr>
          <w:p w14:paraId="3B36481C" w14:textId="77777777" w:rsidR="00E917EB" w:rsidRDefault="00E917EB" w:rsidP="00524801">
            <w:pPr>
              <w:rPr>
                <w:ins w:id="499" w:author="Carter Daniels" w:date="2023-08-19T13:54:00Z"/>
                <w:rFonts w:ascii="Times New Roman" w:hAnsi="Times New Roman" w:cs="Times New Roman"/>
                <w:sz w:val="24"/>
                <w:szCs w:val="24"/>
              </w:rPr>
            </w:pPr>
            <w:ins w:id="500" w:author="Carter Daniels" w:date="2023-08-19T13:54:00Z">
              <w:r>
                <w:rPr>
                  <w:rFonts w:ascii="Times New Roman" w:hAnsi="Times New Roman" w:cs="Times New Roman"/>
                  <w:sz w:val="24"/>
                  <w:szCs w:val="24"/>
                </w:rPr>
                <w:t>Table 1. Mean (±SEM) Sinewave Parameter Estimates</w:t>
              </w:r>
            </w:ins>
          </w:p>
        </w:tc>
      </w:tr>
      <w:tr w:rsidR="00E917EB" w14:paraId="04E43EB5" w14:textId="77777777" w:rsidTr="00524801">
        <w:trPr>
          <w:ins w:id="501" w:author="Carter Daniels" w:date="2023-08-19T13:54:00Z"/>
        </w:trPr>
        <w:tc>
          <w:tcPr>
            <w:tcW w:w="526" w:type="pct"/>
            <w:tcBorders>
              <w:top w:val="single" w:sz="4" w:space="0" w:color="auto"/>
              <w:bottom w:val="single" w:sz="4" w:space="0" w:color="auto"/>
            </w:tcBorders>
          </w:tcPr>
          <w:p w14:paraId="3F4BFA17" w14:textId="77777777" w:rsidR="00E917EB" w:rsidRDefault="00E917EB" w:rsidP="00524801">
            <w:pPr>
              <w:jc w:val="center"/>
              <w:rPr>
                <w:ins w:id="502" w:author="Carter Daniels" w:date="2023-08-19T13:54:00Z"/>
                <w:rFonts w:ascii="Times New Roman" w:hAnsi="Times New Roman" w:cs="Times New Roman"/>
                <w:sz w:val="24"/>
                <w:szCs w:val="24"/>
              </w:rPr>
            </w:pPr>
          </w:p>
        </w:tc>
        <w:tc>
          <w:tcPr>
            <w:tcW w:w="2303" w:type="pct"/>
            <w:gridSpan w:val="3"/>
            <w:tcBorders>
              <w:top w:val="single" w:sz="4" w:space="0" w:color="auto"/>
              <w:bottom w:val="single" w:sz="4" w:space="0" w:color="auto"/>
            </w:tcBorders>
          </w:tcPr>
          <w:p w14:paraId="60C62CE1" w14:textId="77777777" w:rsidR="00E917EB" w:rsidRDefault="00E917EB" w:rsidP="00524801">
            <w:pPr>
              <w:jc w:val="center"/>
              <w:rPr>
                <w:ins w:id="503" w:author="Carter Daniels" w:date="2023-08-19T13:54:00Z"/>
                <w:rFonts w:ascii="Times New Roman" w:hAnsi="Times New Roman" w:cs="Times New Roman"/>
                <w:sz w:val="24"/>
                <w:szCs w:val="24"/>
              </w:rPr>
            </w:pPr>
            <w:ins w:id="504" w:author="Carter Daniels" w:date="2023-08-19T13:54:00Z">
              <w:r>
                <w:rPr>
                  <w:rFonts w:ascii="Times New Roman" w:hAnsi="Times New Roman" w:cs="Times New Roman"/>
                  <w:sz w:val="24"/>
                  <w:szCs w:val="24"/>
                </w:rPr>
                <w:t>Raw Data</w:t>
              </w:r>
            </w:ins>
          </w:p>
        </w:tc>
        <w:tc>
          <w:tcPr>
            <w:tcW w:w="2171" w:type="pct"/>
            <w:gridSpan w:val="3"/>
            <w:tcBorders>
              <w:top w:val="single" w:sz="4" w:space="0" w:color="auto"/>
              <w:bottom w:val="single" w:sz="4" w:space="0" w:color="auto"/>
            </w:tcBorders>
          </w:tcPr>
          <w:p w14:paraId="2DB49C7D" w14:textId="77777777" w:rsidR="00E917EB" w:rsidRDefault="00E917EB" w:rsidP="00524801">
            <w:pPr>
              <w:jc w:val="center"/>
              <w:rPr>
                <w:ins w:id="505" w:author="Carter Daniels" w:date="2023-08-19T13:54:00Z"/>
                <w:rFonts w:ascii="Times New Roman" w:hAnsi="Times New Roman" w:cs="Times New Roman"/>
                <w:sz w:val="24"/>
                <w:szCs w:val="24"/>
              </w:rPr>
            </w:pPr>
            <w:ins w:id="506" w:author="Carter Daniels" w:date="2023-08-19T13:54:00Z">
              <w:r>
                <w:rPr>
                  <w:rFonts w:ascii="Times New Roman" w:hAnsi="Times New Roman" w:cs="Times New Roman"/>
                  <w:sz w:val="24"/>
                  <w:szCs w:val="24"/>
                </w:rPr>
                <w:t>Normalized Data</w:t>
              </w:r>
            </w:ins>
          </w:p>
        </w:tc>
      </w:tr>
      <w:tr w:rsidR="00E917EB" w14:paraId="58D102C8" w14:textId="77777777" w:rsidTr="00524801">
        <w:trPr>
          <w:ins w:id="507" w:author="Carter Daniels" w:date="2023-08-19T13:54:00Z"/>
        </w:trPr>
        <w:tc>
          <w:tcPr>
            <w:tcW w:w="526" w:type="pct"/>
            <w:tcBorders>
              <w:top w:val="single" w:sz="4" w:space="0" w:color="auto"/>
              <w:bottom w:val="single" w:sz="4" w:space="0" w:color="auto"/>
            </w:tcBorders>
          </w:tcPr>
          <w:p w14:paraId="43464A52" w14:textId="77777777" w:rsidR="00E917EB" w:rsidRDefault="00E917EB" w:rsidP="00524801">
            <w:pPr>
              <w:jc w:val="center"/>
              <w:rPr>
                <w:ins w:id="508" w:author="Carter Daniels" w:date="2023-08-19T13:54:00Z"/>
                <w:rFonts w:ascii="Times New Roman" w:hAnsi="Times New Roman" w:cs="Times New Roman"/>
                <w:sz w:val="24"/>
                <w:szCs w:val="24"/>
              </w:rPr>
            </w:pPr>
            <w:ins w:id="509" w:author="Carter Daniels" w:date="2023-08-19T13:54:00Z">
              <w:r>
                <w:rPr>
                  <w:rFonts w:ascii="Times New Roman" w:hAnsi="Times New Roman" w:cs="Times New Roman"/>
                  <w:sz w:val="24"/>
                  <w:szCs w:val="24"/>
                </w:rPr>
                <w:t>Base FI</w:t>
              </w:r>
            </w:ins>
          </w:p>
        </w:tc>
        <w:tc>
          <w:tcPr>
            <w:tcW w:w="768" w:type="pct"/>
            <w:tcBorders>
              <w:top w:val="single" w:sz="4" w:space="0" w:color="auto"/>
              <w:bottom w:val="single" w:sz="4" w:space="0" w:color="auto"/>
            </w:tcBorders>
          </w:tcPr>
          <w:p w14:paraId="7A9DF7D7" w14:textId="77777777" w:rsidR="00E917EB" w:rsidRDefault="00E917EB" w:rsidP="00524801">
            <w:pPr>
              <w:jc w:val="center"/>
              <w:rPr>
                <w:ins w:id="510" w:author="Carter Daniels" w:date="2023-08-19T13:54:00Z"/>
                <w:rFonts w:ascii="Times New Roman" w:hAnsi="Times New Roman" w:cs="Times New Roman"/>
                <w:sz w:val="24"/>
                <w:szCs w:val="24"/>
              </w:rPr>
            </w:pPr>
            <w:ins w:id="511" w:author="Carter Daniels" w:date="2023-08-19T13:54:00Z">
              <w:r>
                <w:rPr>
                  <w:rFonts w:ascii="Times New Roman" w:hAnsi="Times New Roman" w:cs="Times New Roman"/>
                  <w:sz w:val="24"/>
                  <w:szCs w:val="24"/>
                </w:rPr>
                <w:t>B</w:t>
              </w:r>
            </w:ins>
          </w:p>
        </w:tc>
        <w:tc>
          <w:tcPr>
            <w:tcW w:w="768" w:type="pct"/>
            <w:tcBorders>
              <w:top w:val="single" w:sz="4" w:space="0" w:color="auto"/>
              <w:bottom w:val="single" w:sz="4" w:space="0" w:color="auto"/>
            </w:tcBorders>
          </w:tcPr>
          <w:p w14:paraId="1939DAF5" w14:textId="77777777" w:rsidR="00E917EB" w:rsidRDefault="00E917EB" w:rsidP="00524801">
            <w:pPr>
              <w:jc w:val="center"/>
              <w:rPr>
                <w:ins w:id="512" w:author="Carter Daniels" w:date="2023-08-19T13:54:00Z"/>
                <w:rFonts w:ascii="Times New Roman" w:hAnsi="Times New Roman" w:cs="Times New Roman"/>
                <w:sz w:val="24"/>
                <w:szCs w:val="24"/>
              </w:rPr>
            </w:pPr>
            <w:ins w:id="513" w:author="Carter Daniels" w:date="2023-08-19T13:54:00Z">
              <w:r>
                <w:rPr>
                  <w:rFonts w:ascii="Times New Roman" w:hAnsi="Times New Roman" w:cs="Times New Roman"/>
                  <w:sz w:val="24"/>
                  <w:szCs w:val="24"/>
                </w:rPr>
                <w:t>S</w:t>
              </w:r>
            </w:ins>
          </w:p>
        </w:tc>
        <w:tc>
          <w:tcPr>
            <w:tcW w:w="768" w:type="pct"/>
            <w:tcBorders>
              <w:top w:val="single" w:sz="4" w:space="0" w:color="auto"/>
              <w:bottom w:val="single" w:sz="4" w:space="0" w:color="auto"/>
            </w:tcBorders>
          </w:tcPr>
          <w:p w14:paraId="5B91B98D" w14:textId="77777777" w:rsidR="00E917EB" w:rsidRDefault="00E917EB" w:rsidP="00524801">
            <w:pPr>
              <w:jc w:val="center"/>
              <w:rPr>
                <w:ins w:id="514" w:author="Carter Daniels" w:date="2023-08-19T13:54:00Z"/>
                <w:rFonts w:ascii="Times New Roman" w:hAnsi="Times New Roman" w:cs="Times New Roman"/>
                <w:sz w:val="24"/>
                <w:szCs w:val="24"/>
              </w:rPr>
            </w:pPr>
            <w:ins w:id="515" w:author="Carter Daniels" w:date="2023-08-19T13:54:00Z">
              <w:r>
                <w:rPr>
                  <w:rFonts w:ascii="Times New Roman" w:hAnsi="Times New Roman" w:cs="Times New Roman"/>
                  <w:sz w:val="24"/>
                  <w:szCs w:val="24"/>
                </w:rPr>
                <w:t>P</w:t>
              </w:r>
            </w:ins>
          </w:p>
        </w:tc>
        <w:tc>
          <w:tcPr>
            <w:tcW w:w="702" w:type="pct"/>
            <w:tcBorders>
              <w:top w:val="single" w:sz="4" w:space="0" w:color="auto"/>
              <w:bottom w:val="single" w:sz="4" w:space="0" w:color="auto"/>
            </w:tcBorders>
          </w:tcPr>
          <w:p w14:paraId="00883A2E" w14:textId="77777777" w:rsidR="00E917EB" w:rsidRDefault="00E917EB" w:rsidP="00524801">
            <w:pPr>
              <w:jc w:val="center"/>
              <w:rPr>
                <w:ins w:id="516" w:author="Carter Daniels" w:date="2023-08-19T13:54:00Z"/>
                <w:rFonts w:ascii="Times New Roman" w:hAnsi="Times New Roman" w:cs="Times New Roman"/>
                <w:sz w:val="24"/>
                <w:szCs w:val="24"/>
              </w:rPr>
            </w:pPr>
            <w:ins w:id="517" w:author="Carter Daniels" w:date="2023-08-19T13:54:00Z">
              <w:r>
                <w:rPr>
                  <w:rFonts w:ascii="Times New Roman" w:hAnsi="Times New Roman" w:cs="Times New Roman"/>
                  <w:sz w:val="24"/>
                  <w:szCs w:val="24"/>
                </w:rPr>
                <w:t>B</w:t>
              </w:r>
            </w:ins>
          </w:p>
        </w:tc>
        <w:tc>
          <w:tcPr>
            <w:tcW w:w="702" w:type="pct"/>
            <w:tcBorders>
              <w:top w:val="single" w:sz="4" w:space="0" w:color="auto"/>
              <w:bottom w:val="single" w:sz="4" w:space="0" w:color="auto"/>
            </w:tcBorders>
          </w:tcPr>
          <w:p w14:paraId="052CB607" w14:textId="77777777" w:rsidR="00E917EB" w:rsidRDefault="00E917EB" w:rsidP="00524801">
            <w:pPr>
              <w:jc w:val="center"/>
              <w:rPr>
                <w:ins w:id="518" w:author="Carter Daniels" w:date="2023-08-19T13:54:00Z"/>
                <w:rFonts w:ascii="Times New Roman" w:hAnsi="Times New Roman" w:cs="Times New Roman"/>
                <w:sz w:val="24"/>
                <w:szCs w:val="24"/>
              </w:rPr>
            </w:pPr>
            <w:ins w:id="519" w:author="Carter Daniels" w:date="2023-08-19T13:54:00Z">
              <w:r>
                <w:rPr>
                  <w:rFonts w:ascii="Times New Roman" w:hAnsi="Times New Roman" w:cs="Times New Roman"/>
                  <w:sz w:val="24"/>
                  <w:szCs w:val="24"/>
                </w:rPr>
                <w:t>S</w:t>
              </w:r>
            </w:ins>
          </w:p>
        </w:tc>
        <w:tc>
          <w:tcPr>
            <w:tcW w:w="768" w:type="pct"/>
            <w:tcBorders>
              <w:top w:val="single" w:sz="4" w:space="0" w:color="auto"/>
              <w:bottom w:val="single" w:sz="4" w:space="0" w:color="auto"/>
            </w:tcBorders>
          </w:tcPr>
          <w:p w14:paraId="1F4FF0AE" w14:textId="77777777" w:rsidR="00E917EB" w:rsidRDefault="00E917EB" w:rsidP="00524801">
            <w:pPr>
              <w:jc w:val="center"/>
              <w:rPr>
                <w:ins w:id="520" w:author="Carter Daniels" w:date="2023-08-19T13:54:00Z"/>
                <w:rFonts w:ascii="Times New Roman" w:hAnsi="Times New Roman" w:cs="Times New Roman"/>
                <w:sz w:val="24"/>
                <w:szCs w:val="24"/>
              </w:rPr>
            </w:pPr>
            <w:ins w:id="521" w:author="Carter Daniels" w:date="2023-08-19T13:54:00Z">
              <w:r>
                <w:rPr>
                  <w:rFonts w:ascii="Times New Roman" w:hAnsi="Times New Roman" w:cs="Times New Roman"/>
                  <w:sz w:val="24"/>
                  <w:szCs w:val="24"/>
                </w:rPr>
                <w:t>P</w:t>
              </w:r>
            </w:ins>
          </w:p>
        </w:tc>
      </w:tr>
      <w:tr w:rsidR="00E917EB" w14:paraId="348B8C5C" w14:textId="77777777" w:rsidTr="00524801">
        <w:trPr>
          <w:ins w:id="522" w:author="Carter Daniels" w:date="2023-08-19T13:54:00Z"/>
        </w:trPr>
        <w:tc>
          <w:tcPr>
            <w:tcW w:w="526" w:type="pct"/>
            <w:tcBorders>
              <w:top w:val="single" w:sz="4" w:space="0" w:color="auto"/>
            </w:tcBorders>
          </w:tcPr>
          <w:p w14:paraId="65649CB7" w14:textId="77777777" w:rsidR="00E917EB" w:rsidRDefault="00E917EB" w:rsidP="00524801">
            <w:pPr>
              <w:jc w:val="center"/>
              <w:rPr>
                <w:ins w:id="523" w:author="Carter Daniels" w:date="2023-08-19T13:54:00Z"/>
                <w:rFonts w:ascii="Times New Roman" w:hAnsi="Times New Roman" w:cs="Times New Roman"/>
                <w:sz w:val="24"/>
                <w:szCs w:val="24"/>
              </w:rPr>
            </w:pPr>
            <w:ins w:id="524" w:author="Carter Daniels" w:date="2023-08-19T13:54:00Z">
              <w:r>
                <w:rPr>
                  <w:rFonts w:ascii="Times New Roman" w:hAnsi="Times New Roman" w:cs="Times New Roman"/>
                  <w:sz w:val="24"/>
                  <w:szCs w:val="24"/>
                </w:rPr>
                <w:t>20</w:t>
              </w:r>
            </w:ins>
          </w:p>
        </w:tc>
        <w:tc>
          <w:tcPr>
            <w:tcW w:w="768" w:type="pct"/>
            <w:tcBorders>
              <w:top w:val="single" w:sz="4" w:space="0" w:color="auto"/>
            </w:tcBorders>
          </w:tcPr>
          <w:p w14:paraId="5FDD09C5" w14:textId="77777777" w:rsidR="00E917EB" w:rsidRDefault="00E917EB" w:rsidP="00524801">
            <w:pPr>
              <w:rPr>
                <w:ins w:id="525" w:author="Carter Daniels" w:date="2023-08-19T13:54:00Z"/>
                <w:rFonts w:ascii="Times New Roman" w:hAnsi="Times New Roman" w:cs="Times New Roman"/>
                <w:sz w:val="24"/>
                <w:szCs w:val="24"/>
              </w:rPr>
            </w:pPr>
            <w:ins w:id="526" w:author="Carter Daniels" w:date="2023-08-19T13:54:00Z">
              <w:r>
                <w:rPr>
                  <w:rFonts w:ascii="Times New Roman" w:hAnsi="Times New Roman" w:cs="Times New Roman"/>
                  <w:sz w:val="24"/>
                  <w:szCs w:val="24"/>
                </w:rPr>
                <w:t>8.48 (0.42)</w:t>
              </w:r>
            </w:ins>
          </w:p>
        </w:tc>
        <w:tc>
          <w:tcPr>
            <w:tcW w:w="768" w:type="pct"/>
            <w:tcBorders>
              <w:top w:val="single" w:sz="4" w:space="0" w:color="auto"/>
            </w:tcBorders>
          </w:tcPr>
          <w:p w14:paraId="3DCCBCFB" w14:textId="77777777" w:rsidR="00E917EB" w:rsidRDefault="00E917EB" w:rsidP="00524801">
            <w:pPr>
              <w:rPr>
                <w:ins w:id="527" w:author="Carter Daniels" w:date="2023-08-19T13:54:00Z"/>
                <w:rFonts w:ascii="Times New Roman" w:hAnsi="Times New Roman" w:cs="Times New Roman"/>
                <w:sz w:val="24"/>
                <w:szCs w:val="24"/>
              </w:rPr>
            </w:pPr>
            <w:ins w:id="528" w:author="Carter Daniels" w:date="2023-08-19T13:54:00Z">
              <w:r>
                <w:rPr>
                  <w:rFonts w:ascii="Times New Roman" w:hAnsi="Times New Roman" w:cs="Times New Roman"/>
                  <w:sz w:val="24"/>
                  <w:szCs w:val="24"/>
                </w:rPr>
                <w:t>5.62 (0.46)</w:t>
              </w:r>
            </w:ins>
          </w:p>
        </w:tc>
        <w:tc>
          <w:tcPr>
            <w:tcW w:w="768" w:type="pct"/>
            <w:tcBorders>
              <w:top w:val="single" w:sz="4" w:space="0" w:color="auto"/>
            </w:tcBorders>
          </w:tcPr>
          <w:p w14:paraId="727AD108" w14:textId="77777777" w:rsidR="00E917EB" w:rsidRDefault="00E917EB" w:rsidP="00524801">
            <w:pPr>
              <w:rPr>
                <w:ins w:id="529" w:author="Carter Daniels" w:date="2023-08-19T13:54:00Z"/>
                <w:rFonts w:ascii="Times New Roman" w:hAnsi="Times New Roman" w:cs="Times New Roman"/>
                <w:sz w:val="24"/>
                <w:szCs w:val="24"/>
              </w:rPr>
            </w:pPr>
            <w:ins w:id="530" w:author="Carter Daniels" w:date="2023-08-19T13:54:00Z">
              <w:r>
                <w:rPr>
                  <w:rFonts w:ascii="Times New Roman" w:hAnsi="Times New Roman" w:cs="Times New Roman"/>
                  <w:sz w:val="24"/>
                  <w:szCs w:val="24"/>
                </w:rPr>
                <w:t>20 (0.02)</w:t>
              </w:r>
            </w:ins>
          </w:p>
        </w:tc>
        <w:tc>
          <w:tcPr>
            <w:tcW w:w="702" w:type="pct"/>
            <w:tcBorders>
              <w:top w:val="single" w:sz="4" w:space="0" w:color="auto"/>
            </w:tcBorders>
          </w:tcPr>
          <w:p w14:paraId="6CB216AA" w14:textId="77777777" w:rsidR="00E917EB" w:rsidRDefault="00E917EB" w:rsidP="00524801">
            <w:pPr>
              <w:rPr>
                <w:ins w:id="531" w:author="Carter Daniels" w:date="2023-08-19T13:54:00Z"/>
                <w:rFonts w:ascii="Times New Roman" w:hAnsi="Times New Roman" w:cs="Times New Roman"/>
                <w:sz w:val="24"/>
                <w:szCs w:val="24"/>
              </w:rPr>
            </w:pPr>
            <w:ins w:id="532" w:author="Carter Daniels" w:date="2023-08-19T13:54:00Z">
              <w:r>
                <w:rPr>
                  <w:rFonts w:ascii="Times New Roman" w:hAnsi="Times New Roman" w:cs="Times New Roman"/>
                  <w:sz w:val="24"/>
                  <w:szCs w:val="24"/>
                </w:rPr>
                <w:t>0.93 (0.04)</w:t>
              </w:r>
            </w:ins>
          </w:p>
        </w:tc>
        <w:tc>
          <w:tcPr>
            <w:tcW w:w="702" w:type="pct"/>
            <w:tcBorders>
              <w:top w:val="single" w:sz="4" w:space="0" w:color="auto"/>
            </w:tcBorders>
          </w:tcPr>
          <w:p w14:paraId="071C7438" w14:textId="77777777" w:rsidR="00E917EB" w:rsidRDefault="00E917EB" w:rsidP="00524801">
            <w:pPr>
              <w:rPr>
                <w:ins w:id="533" w:author="Carter Daniels" w:date="2023-08-19T13:54:00Z"/>
                <w:rFonts w:ascii="Times New Roman" w:hAnsi="Times New Roman" w:cs="Times New Roman"/>
                <w:sz w:val="24"/>
                <w:szCs w:val="24"/>
              </w:rPr>
            </w:pPr>
            <w:ins w:id="534" w:author="Carter Daniels" w:date="2023-08-19T13:54:00Z">
              <w:r>
                <w:rPr>
                  <w:rFonts w:ascii="Times New Roman" w:hAnsi="Times New Roman" w:cs="Times New Roman"/>
                  <w:sz w:val="24"/>
                  <w:szCs w:val="24"/>
                </w:rPr>
                <w:t>0.61 (0.04)</w:t>
              </w:r>
            </w:ins>
          </w:p>
        </w:tc>
        <w:tc>
          <w:tcPr>
            <w:tcW w:w="768" w:type="pct"/>
            <w:tcBorders>
              <w:top w:val="single" w:sz="4" w:space="0" w:color="auto"/>
            </w:tcBorders>
          </w:tcPr>
          <w:p w14:paraId="69A33094" w14:textId="77777777" w:rsidR="00E917EB" w:rsidRDefault="00E917EB" w:rsidP="00524801">
            <w:pPr>
              <w:rPr>
                <w:ins w:id="535" w:author="Carter Daniels" w:date="2023-08-19T13:54:00Z"/>
                <w:rFonts w:ascii="Times New Roman" w:hAnsi="Times New Roman" w:cs="Times New Roman"/>
                <w:sz w:val="24"/>
                <w:szCs w:val="24"/>
              </w:rPr>
            </w:pPr>
            <w:ins w:id="536" w:author="Carter Daniels" w:date="2023-08-19T13:54:00Z">
              <w:r>
                <w:rPr>
                  <w:rFonts w:ascii="Times New Roman" w:hAnsi="Times New Roman" w:cs="Times New Roman"/>
                  <w:sz w:val="24"/>
                  <w:szCs w:val="24"/>
                </w:rPr>
                <w:t>20 (0.02)</w:t>
              </w:r>
            </w:ins>
          </w:p>
        </w:tc>
      </w:tr>
      <w:tr w:rsidR="00E917EB" w14:paraId="5D192AB8" w14:textId="77777777" w:rsidTr="00524801">
        <w:trPr>
          <w:ins w:id="537" w:author="Carter Daniels" w:date="2023-08-19T13:54:00Z"/>
        </w:trPr>
        <w:tc>
          <w:tcPr>
            <w:tcW w:w="526" w:type="pct"/>
          </w:tcPr>
          <w:p w14:paraId="68948328" w14:textId="77777777" w:rsidR="00E917EB" w:rsidRDefault="00E917EB" w:rsidP="00524801">
            <w:pPr>
              <w:jc w:val="center"/>
              <w:rPr>
                <w:ins w:id="538" w:author="Carter Daniels" w:date="2023-08-19T13:54:00Z"/>
                <w:rFonts w:ascii="Times New Roman" w:hAnsi="Times New Roman" w:cs="Times New Roman"/>
                <w:sz w:val="24"/>
                <w:szCs w:val="24"/>
              </w:rPr>
            </w:pPr>
            <w:ins w:id="539" w:author="Carter Daniels" w:date="2023-08-19T13:54:00Z">
              <w:r>
                <w:rPr>
                  <w:rFonts w:ascii="Times New Roman" w:hAnsi="Times New Roman" w:cs="Times New Roman"/>
                  <w:sz w:val="24"/>
                  <w:szCs w:val="24"/>
                </w:rPr>
                <w:t>40</w:t>
              </w:r>
            </w:ins>
          </w:p>
        </w:tc>
        <w:tc>
          <w:tcPr>
            <w:tcW w:w="768" w:type="pct"/>
          </w:tcPr>
          <w:p w14:paraId="2478784A" w14:textId="77777777" w:rsidR="00E917EB" w:rsidRDefault="00E917EB" w:rsidP="00524801">
            <w:pPr>
              <w:rPr>
                <w:ins w:id="540" w:author="Carter Daniels" w:date="2023-08-19T13:54:00Z"/>
                <w:rFonts w:ascii="Times New Roman" w:hAnsi="Times New Roman" w:cs="Times New Roman"/>
                <w:sz w:val="24"/>
                <w:szCs w:val="24"/>
              </w:rPr>
            </w:pPr>
            <w:ins w:id="541" w:author="Carter Daniels" w:date="2023-08-19T13:54:00Z">
              <w:r>
                <w:rPr>
                  <w:rFonts w:ascii="Times New Roman" w:hAnsi="Times New Roman" w:cs="Times New Roman"/>
                  <w:sz w:val="24"/>
                  <w:szCs w:val="24"/>
                </w:rPr>
                <w:t>15.14 (0.80)</w:t>
              </w:r>
            </w:ins>
          </w:p>
        </w:tc>
        <w:tc>
          <w:tcPr>
            <w:tcW w:w="768" w:type="pct"/>
          </w:tcPr>
          <w:p w14:paraId="3CAB71CB" w14:textId="77777777" w:rsidR="00E917EB" w:rsidRDefault="00E917EB" w:rsidP="00524801">
            <w:pPr>
              <w:rPr>
                <w:ins w:id="542" w:author="Carter Daniels" w:date="2023-08-19T13:54:00Z"/>
                <w:rFonts w:ascii="Times New Roman" w:hAnsi="Times New Roman" w:cs="Times New Roman"/>
                <w:sz w:val="24"/>
                <w:szCs w:val="24"/>
              </w:rPr>
            </w:pPr>
            <w:ins w:id="543" w:author="Carter Daniels" w:date="2023-08-19T13:54:00Z">
              <w:r>
                <w:rPr>
                  <w:rFonts w:ascii="Times New Roman" w:hAnsi="Times New Roman" w:cs="Times New Roman"/>
                  <w:sz w:val="24"/>
                  <w:szCs w:val="24"/>
                </w:rPr>
                <w:t>10.38 (0.80)</w:t>
              </w:r>
            </w:ins>
          </w:p>
        </w:tc>
        <w:tc>
          <w:tcPr>
            <w:tcW w:w="768" w:type="pct"/>
          </w:tcPr>
          <w:p w14:paraId="18395A75" w14:textId="77777777" w:rsidR="00E917EB" w:rsidRDefault="00E917EB" w:rsidP="00524801">
            <w:pPr>
              <w:rPr>
                <w:ins w:id="544" w:author="Carter Daniels" w:date="2023-08-19T13:54:00Z"/>
                <w:rFonts w:ascii="Times New Roman" w:hAnsi="Times New Roman" w:cs="Times New Roman"/>
                <w:sz w:val="24"/>
                <w:szCs w:val="24"/>
              </w:rPr>
            </w:pPr>
            <w:ins w:id="545" w:author="Carter Daniels" w:date="2023-08-19T13:54:00Z">
              <w:r>
                <w:rPr>
                  <w:rFonts w:ascii="Times New Roman" w:hAnsi="Times New Roman" w:cs="Times New Roman"/>
                  <w:sz w:val="24"/>
                  <w:szCs w:val="24"/>
                </w:rPr>
                <w:t>20 (0.02)</w:t>
              </w:r>
            </w:ins>
          </w:p>
        </w:tc>
        <w:tc>
          <w:tcPr>
            <w:tcW w:w="702" w:type="pct"/>
          </w:tcPr>
          <w:p w14:paraId="6B4FE895" w14:textId="77777777" w:rsidR="00E917EB" w:rsidRDefault="00E917EB" w:rsidP="00524801">
            <w:pPr>
              <w:rPr>
                <w:ins w:id="546" w:author="Carter Daniels" w:date="2023-08-19T13:54:00Z"/>
                <w:rFonts w:ascii="Times New Roman" w:hAnsi="Times New Roman" w:cs="Times New Roman"/>
                <w:sz w:val="24"/>
                <w:szCs w:val="24"/>
              </w:rPr>
            </w:pPr>
            <w:ins w:id="547" w:author="Carter Daniels" w:date="2023-08-19T13:54:00Z">
              <w:r>
                <w:rPr>
                  <w:rFonts w:ascii="Times New Roman" w:hAnsi="Times New Roman" w:cs="Times New Roman"/>
                  <w:sz w:val="24"/>
                  <w:szCs w:val="24"/>
                </w:rPr>
                <w:t>0.89 (0.02)</w:t>
              </w:r>
            </w:ins>
          </w:p>
        </w:tc>
        <w:tc>
          <w:tcPr>
            <w:tcW w:w="702" w:type="pct"/>
          </w:tcPr>
          <w:p w14:paraId="739A912A" w14:textId="77777777" w:rsidR="00E917EB" w:rsidRDefault="00E917EB" w:rsidP="00524801">
            <w:pPr>
              <w:rPr>
                <w:ins w:id="548" w:author="Carter Daniels" w:date="2023-08-19T13:54:00Z"/>
                <w:rFonts w:ascii="Times New Roman" w:hAnsi="Times New Roman" w:cs="Times New Roman"/>
                <w:sz w:val="24"/>
                <w:szCs w:val="24"/>
              </w:rPr>
            </w:pPr>
            <w:ins w:id="549" w:author="Carter Daniels" w:date="2023-08-19T13:54:00Z">
              <w:r>
                <w:rPr>
                  <w:rFonts w:ascii="Times New Roman" w:hAnsi="Times New Roman" w:cs="Times New Roman"/>
                  <w:sz w:val="24"/>
                  <w:szCs w:val="24"/>
                </w:rPr>
                <w:t>0.60 (0.03)</w:t>
              </w:r>
            </w:ins>
          </w:p>
        </w:tc>
        <w:tc>
          <w:tcPr>
            <w:tcW w:w="768" w:type="pct"/>
          </w:tcPr>
          <w:p w14:paraId="0BBFEDF9" w14:textId="77777777" w:rsidR="00E917EB" w:rsidRDefault="00E917EB" w:rsidP="00524801">
            <w:pPr>
              <w:rPr>
                <w:ins w:id="550" w:author="Carter Daniels" w:date="2023-08-19T13:54:00Z"/>
                <w:rFonts w:ascii="Times New Roman" w:hAnsi="Times New Roman" w:cs="Times New Roman"/>
                <w:sz w:val="24"/>
                <w:szCs w:val="24"/>
              </w:rPr>
            </w:pPr>
            <w:ins w:id="551" w:author="Carter Daniels" w:date="2023-08-19T13:54:00Z">
              <w:r>
                <w:rPr>
                  <w:rFonts w:ascii="Times New Roman" w:hAnsi="Times New Roman" w:cs="Times New Roman"/>
                  <w:sz w:val="24"/>
                  <w:szCs w:val="24"/>
                </w:rPr>
                <w:t>20 (0.02)</w:t>
              </w:r>
            </w:ins>
          </w:p>
        </w:tc>
      </w:tr>
      <w:tr w:rsidR="00E917EB" w14:paraId="0AA89D51" w14:textId="77777777" w:rsidTr="00524801">
        <w:trPr>
          <w:trHeight w:val="58"/>
          <w:ins w:id="552" w:author="Carter Daniels" w:date="2023-08-19T13:54:00Z"/>
        </w:trPr>
        <w:tc>
          <w:tcPr>
            <w:tcW w:w="526" w:type="pct"/>
            <w:tcBorders>
              <w:bottom w:val="single" w:sz="4" w:space="0" w:color="auto"/>
            </w:tcBorders>
          </w:tcPr>
          <w:p w14:paraId="2988B6B4" w14:textId="77777777" w:rsidR="00E917EB" w:rsidRDefault="00E917EB" w:rsidP="00524801">
            <w:pPr>
              <w:jc w:val="center"/>
              <w:rPr>
                <w:ins w:id="553" w:author="Carter Daniels" w:date="2023-08-19T13:54:00Z"/>
                <w:rFonts w:ascii="Times New Roman" w:hAnsi="Times New Roman" w:cs="Times New Roman"/>
                <w:sz w:val="24"/>
                <w:szCs w:val="24"/>
              </w:rPr>
            </w:pPr>
            <w:ins w:id="554" w:author="Carter Daniels" w:date="2023-08-19T13:54:00Z">
              <w:r>
                <w:rPr>
                  <w:rFonts w:ascii="Times New Roman" w:hAnsi="Times New Roman" w:cs="Times New Roman"/>
                  <w:sz w:val="24"/>
                  <w:szCs w:val="24"/>
                </w:rPr>
                <w:t>60</w:t>
              </w:r>
            </w:ins>
          </w:p>
        </w:tc>
        <w:tc>
          <w:tcPr>
            <w:tcW w:w="768" w:type="pct"/>
            <w:tcBorders>
              <w:bottom w:val="single" w:sz="4" w:space="0" w:color="auto"/>
            </w:tcBorders>
          </w:tcPr>
          <w:p w14:paraId="7CD5D368" w14:textId="77777777" w:rsidR="00E917EB" w:rsidRDefault="00E917EB" w:rsidP="00524801">
            <w:pPr>
              <w:rPr>
                <w:ins w:id="555" w:author="Carter Daniels" w:date="2023-08-19T13:54:00Z"/>
                <w:rFonts w:ascii="Times New Roman" w:hAnsi="Times New Roman" w:cs="Times New Roman"/>
                <w:sz w:val="24"/>
                <w:szCs w:val="24"/>
              </w:rPr>
            </w:pPr>
            <w:ins w:id="556" w:author="Carter Daniels" w:date="2023-08-19T13:54:00Z">
              <w:r>
                <w:rPr>
                  <w:rFonts w:ascii="Times New Roman" w:hAnsi="Times New Roman" w:cs="Times New Roman"/>
                  <w:sz w:val="24"/>
                  <w:szCs w:val="24"/>
                </w:rPr>
                <w:t>25.03 (0.68)</w:t>
              </w:r>
            </w:ins>
          </w:p>
        </w:tc>
        <w:tc>
          <w:tcPr>
            <w:tcW w:w="768" w:type="pct"/>
            <w:tcBorders>
              <w:bottom w:val="single" w:sz="4" w:space="0" w:color="auto"/>
            </w:tcBorders>
          </w:tcPr>
          <w:p w14:paraId="321C2994" w14:textId="77777777" w:rsidR="00E917EB" w:rsidRDefault="00E917EB" w:rsidP="00524801">
            <w:pPr>
              <w:rPr>
                <w:ins w:id="557" w:author="Carter Daniels" w:date="2023-08-19T13:54:00Z"/>
                <w:rFonts w:ascii="Times New Roman" w:hAnsi="Times New Roman" w:cs="Times New Roman"/>
                <w:sz w:val="24"/>
                <w:szCs w:val="24"/>
              </w:rPr>
            </w:pPr>
            <w:ins w:id="558" w:author="Carter Daniels" w:date="2023-08-19T13:54:00Z">
              <w:r>
                <w:rPr>
                  <w:rFonts w:ascii="Times New Roman" w:hAnsi="Times New Roman" w:cs="Times New Roman"/>
                  <w:sz w:val="24"/>
                  <w:szCs w:val="24"/>
                </w:rPr>
                <w:t>19.89 (0.89)</w:t>
              </w:r>
            </w:ins>
          </w:p>
        </w:tc>
        <w:tc>
          <w:tcPr>
            <w:tcW w:w="768" w:type="pct"/>
            <w:tcBorders>
              <w:bottom w:val="single" w:sz="4" w:space="0" w:color="auto"/>
            </w:tcBorders>
          </w:tcPr>
          <w:p w14:paraId="7D73E2B6" w14:textId="77777777" w:rsidR="00E917EB" w:rsidRDefault="00E917EB" w:rsidP="00524801">
            <w:pPr>
              <w:rPr>
                <w:ins w:id="559" w:author="Carter Daniels" w:date="2023-08-19T13:54:00Z"/>
                <w:rFonts w:ascii="Times New Roman" w:hAnsi="Times New Roman" w:cs="Times New Roman"/>
                <w:sz w:val="24"/>
                <w:szCs w:val="24"/>
              </w:rPr>
            </w:pPr>
            <w:ins w:id="560" w:author="Carter Daniels" w:date="2023-08-19T13:54:00Z">
              <w:r>
                <w:rPr>
                  <w:rFonts w:ascii="Times New Roman" w:hAnsi="Times New Roman" w:cs="Times New Roman"/>
                  <w:sz w:val="24"/>
                  <w:szCs w:val="24"/>
                </w:rPr>
                <w:t>19.89 (0.89)</w:t>
              </w:r>
            </w:ins>
          </w:p>
        </w:tc>
        <w:tc>
          <w:tcPr>
            <w:tcW w:w="702" w:type="pct"/>
            <w:tcBorders>
              <w:bottom w:val="single" w:sz="4" w:space="0" w:color="auto"/>
            </w:tcBorders>
          </w:tcPr>
          <w:p w14:paraId="61CD590D" w14:textId="77777777" w:rsidR="00E917EB" w:rsidRDefault="00E917EB" w:rsidP="00524801">
            <w:pPr>
              <w:rPr>
                <w:ins w:id="561" w:author="Carter Daniels" w:date="2023-08-19T13:54:00Z"/>
                <w:rFonts w:ascii="Times New Roman" w:hAnsi="Times New Roman" w:cs="Times New Roman"/>
                <w:sz w:val="24"/>
                <w:szCs w:val="24"/>
              </w:rPr>
            </w:pPr>
            <w:ins w:id="562" w:author="Carter Daniels" w:date="2023-08-19T13:54:00Z">
              <w:r>
                <w:rPr>
                  <w:rFonts w:ascii="Times New Roman" w:hAnsi="Times New Roman" w:cs="Times New Roman"/>
                  <w:sz w:val="24"/>
                  <w:szCs w:val="24"/>
                </w:rPr>
                <w:t>0.88 (0.03)</w:t>
              </w:r>
            </w:ins>
          </w:p>
        </w:tc>
        <w:tc>
          <w:tcPr>
            <w:tcW w:w="702" w:type="pct"/>
            <w:tcBorders>
              <w:bottom w:val="single" w:sz="4" w:space="0" w:color="auto"/>
            </w:tcBorders>
          </w:tcPr>
          <w:p w14:paraId="1DDE2828" w14:textId="77777777" w:rsidR="00E917EB" w:rsidRDefault="00E917EB" w:rsidP="00524801">
            <w:pPr>
              <w:rPr>
                <w:ins w:id="563" w:author="Carter Daniels" w:date="2023-08-19T13:54:00Z"/>
                <w:rFonts w:ascii="Times New Roman" w:hAnsi="Times New Roman" w:cs="Times New Roman"/>
                <w:sz w:val="24"/>
                <w:szCs w:val="24"/>
              </w:rPr>
            </w:pPr>
            <w:ins w:id="564" w:author="Carter Daniels" w:date="2023-08-19T13:54:00Z">
              <w:r>
                <w:rPr>
                  <w:rFonts w:ascii="Times New Roman" w:hAnsi="Times New Roman" w:cs="Times New Roman"/>
                  <w:sz w:val="24"/>
                  <w:szCs w:val="24"/>
                </w:rPr>
                <w:t>0.69 (0.02)</w:t>
              </w:r>
            </w:ins>
          </w:p>
        </w:tc>
        <w:tc>
          <w:tcPr>
            <w:tcW w:w="768" w:type="pct"/>
            <w:tcBorders>
              <w:bottom w:val="single" w:sz="4" w:space="0" w:color="auto"/>
            </w:tcBorders>
          </w:tcPr>
          <w:p w14:paraId="6EB7579A" w14:textId="77777777" w:rsidR="00E917EB" w:rsidRDefault="00E917EB" w:rsidP="00524801">
            <w:pPr>
              <w:rPr>
                <w:ins w:id="565" w:author="Carter Daniels" w:date="2023-08-19T13:54:00Z"/>
                <w:rFonts w:ascii="Times New Roman" w:hAnsi="Times New Roman" w:cs="Times New Roman"/>
                <w:sz w:val="24"/>
                <w:szCs w:val="24"/>
              </w:rPr>
            </w:pPr>
            <w:ins w:id="566" w:author="Carter Daniels" w:date="2023-08-19T13:54:00Z">
              <w:r>
                <w:rPr>
                  <w:rFonts w:ascii="Times New Roman" w:hAnsi="Times New Roman" w:cs="Times New Roman"/>
                  <w:sz w:val="24"/>
                  <w:szCs w:val="24"/>
                </w:rPr>
                <w:t>19.89 (0.01)</w:t>
              </w:r>
            </w:ins>
          </w:p>
        </w:tc>
      </w:tr>
    </w:tbl>
    <w:p w14:paraId="38FEDC77" w14:textId="77777777" w:rsidR="00E917EB" w:rsidRDefault="00E917EB" w:rsidP="00E917EB">
      <w:pPr>
        <w:spacing w:line="240" w:lineRule="auto"/>
        <w:rPr>
          <w:ins w:id="567" w:author="Carter Daniels" w:date="2023-08-19T13:55:00Z"/>
          <w:rFonts w:ascii="Times New Roman" w:hAnsi="Times New Roman" w:cs="Times New Roman"/>
          <w:sz w:val="24"/>
          <w:szCs w:val="24"/>
        </w:rPr>
      </w:pPr>
      <w:ins w:id="568" w:author="Carter Daniels" w:date="2023-08-19T13:54:00Z">
        <w:r w:rsidRPr="00E917EB">
          <w:rPr>
            <w:rFonts w:ascii="Times New Roman" w:hAnsi="Times New Roman" w:cs="Times New Roman"/>
            <w:i/>
            <w:iCs/>
            <w:sz w:val="24"/>
            <w:szCs w:val="24"/>
            <w:rPrChange w:id="569" w:author="Carter Daniels" w:date="2023-08-19T13:56:00Z">
              <w:rPr>
                <w:rFonts w:ascii="Times New Roman" w:hAnsi="Times New Roman" w:cs="Times New Roman"/>
                <w:sz w:val="24"/>
                <w:szCs w:val="24"/>
              </w:rPr>
            </w:rPrChange>
          </w:rPr>
          <w:t>Note.</w:t>
        </w:r>
        <w:r>
          <w:rPr>
            <w:rFonts w:ascii="Times New Roman" w:hAnsi="Times New Roman" w:cs="Times New Roman"/>
            <w:sz w:val="24"/>
            <w:szCs w:val="24"/>
          </w:rPr>
          <w:t xml:space="preserve"> These estimates were calculated on the linear rather than on the log scale following by being exponentiated back because we found that the obtained effects and/or lack thereof did not depend on the scale data was analyzed.</w:t>
        </w:r>
      </w:ins>
    </w:p>
    <w:p w14:paraId="6EDFAA78" w14:textId="1391217B" w:rsidR="00CC5867" w:rsidRDefault="00532CFC" w:rsidP="00E917EB">
      <w:pPr>
        <w:spacing w:line="480" w:lineRule="auto"/>
        <w:ind w:firstLine="720"/>
        <w:rPr>
          <w:ins w:id="570" w:author="Carter Daniels" w:date="2022-09-19T23:31:00Z"/>
          <w:rFonts w:ascii="Times New Roman" w:hAnsi="Times New Roman" w:cs="Times New Roman"/>
          <w:sz w:val="24"/>
          <w:szCs w:val="24"/>
        </w:rPr>
        <w:sectPr w:rsidR="00CC5867">
          <w:pgSz w:w="12240" w:h="15840"/>
          <w:pgMar w:top="1440" w:right="1440" w:bottom="1440" w:left="1440" w:header="720" w:footer="720" w:gutter="0"/>
          <w:cols w:space="720"/>
          <w:docGrid w:linePitch="360"/>
        </w:sectPr>
      </w:pPr>
      <w:ins w:id="571" w:author="Carter Daniels" w:date="2023-08-19T13:27:00Z">
        <w:r>
          <w:rPr>
            <w:rFonts w:ascii="Times New Roman" w:eastAsiaTheme="minorEastAsia" w:hAnsi="Times New Roman" w:cs="Times New Roman"/>
            <w:sz w:val="24"/>
            <w:szCs w:val="24"/>
          </w:rPr>
          <w:t xml:space="preserve">Mean (± SEM) </w:t>
        </w:r>
      </w:ins>
      <w:ins w:id="572" w:author="Carter Daniels" w:date="2023-08-19T13:05:00Z">
        <w:r w:rsidR="007325F6">
          <w:rPr>
            <w:rFonts w:ascii="Times New Roman" w:eastAsiaTheme="minorEastAsia" w:hAnsi="Times New Roman" w:cs="Times New Roman"/>
            <w:sz w:val="24"/>
            <w:szCs w:val="24"/>
          </w:rPr>
          <w:t xml:space="preserve">Eq. 1 parameter estimates in Table 1 </w:t>
        </w:r>
      </w:ins>
      <w:ins w:id="573" w:author="Carter Daniels" w:date="2023-08-19T13:08:00Z">
        <w:r w:rsidR="007325F6">
          <w:rPr>
            <w:rFonts w:ascii="Times New Roman" w:eastAsiaTheme="minorEastAsia" w:hAnsi="Times New Roman" w:cs="Times New Roman"/>
            <w:sz w:val="24"/>
            <w:szCs w:val="24"/>
          </w:rPr>
          <w:t>suggest</w:t>
        </w:r>
      </w:ins>
      <w:ins w:id="574" w:author="Carter Daniels" w:date="2023-08-19T13:05:00Z">
        <w:r w:rsidR="007325F6">
          <w:rPr>
            <w:rFonts w:ascii="Times New Roman" w:eastAsiaTheme="minorEastAsia" w:hAnsi="Times New Roman" w:cs="Times New Roman"/>
            <w:sz w:val="24"/>
            <w:szCs w:val="24"/>
          </w:rPr>
          <w:t xml:space="preserve"> that whereas </w:t>
        </w:r>
        <w:r w:rsidR="007325F6" w:rsidRPr="007325F6">
          <w:rPr>
            <w:rFonts w:ascii="Times New Roman" w:eastAsiaTheme="minorEastAsia" w:hAnsi="Times New Roman" w:cs="Times New Roman"/>
            <w:i/>
            <w:iCs/>
            <w:sz w:val="24"/>
            <w:szCs w:val="24"/>
            <w:rPrChange w:id="575" w:author="Carter Daniels" w:date="2023-08-19T13:06:00Z">
              <w:rPr>
                <w:rFonts w:ascii="Times New Roman" w:eastAsiaTheme="minorEastAsia" w:hAnsi="Times New Roman" w:cs="Times New Roman"/>
                <w:sz w:val="24"/>
                <w:szCs w:val="24"/>
              </w:rPr>
            </w:rPrChange>
          </w:rPr>
          <w:t>P</w:t>
        </w:r>
        <w:r w:rsidR="007325F6">
          <w:rPr>
            <w:rFonts w:ascii="Times New Roman" w:eastAsiaTheme="minorEastAsia" w:hAnsi="Times New Roman" w:cs="Times New Roman"/>
            <w:sz w:val="24"/>
            <w:szCs w:val="24"/>
          </w:rPr>
          <w:t xml:space="preserve"> is constant across groups at approximately 20 thus reflecting the programmed sinewave, </w:t>
        </w:r>
        <w:r w:rsidR="007325F6" w:rsidRPr="007325F6">
          <w:rPr>
            <w:rFonts w:ascii="Times New Roman" w:eastAsiaTheme="minorEastAsia" w:hAnsi="Times New Roman" w:cs="Times New Roman"/>
            <w:i/>
            <w:iCs/>
            <w:sz w:val="24"/>
            <w:szCs w:val="24"/>
            <w:rPrChange w:id="576" w:author="Carter Daniels" w:date="2023-08-19T13:06:00Z">
              <w:rPr>
                <w:rFonts w:ascii="Times New Roman" w:eastAsiaTheme="minorEastAsia" w:hAnsi="Times New Roman" w:cs="Times New Roman"/>
                <w:sz w:val="24"/>
                <w:szCs w:val="24"/>
              </w:rPr>
            </w:rPrChange>
          </w:rPr>
          <w:t>B</w:t>
        </w:r>
        <w:r w:rsidR="007325F6">
          <w:rPr>
            <w:rFonts w:ascii="Times New Roman" w:eastAsiaTheme="minorEastAsia" w:hAnsi="Times New Roman" w:cs="Times New Roman"/>
            <w:sz w:val="24"/>
            <w:szCs w:val="24"/>
          </w:rPr>
          <w:t xml:space="preserve"> and </w:t>
        </w:r>
        <w:r w:rsidR="007325F6" w:rsidRPr="007325F6">
          <w:rPr>
            <w:rFonts w:ascii="Times New Roman" w:eastAsiaTheme="minorEastAsia" w:hAnsi="Times New Roman" w:cs="Times New Roman"/>
            <w:i/>
            <w:iCs/>
            <w:sz w:val="24"/>
            <w:szCs w:val="24"/>
            <w:rPrChange w:id="577" w:author="Carter Daniels" w:date="2023-08-19T13:06:00Z">
              <w:rPr>
                <w:rFonts w:ascii="Times New Roman" w:eastAsiaTheme="minorEastAsia" w:hAnsi="Times New Roman" w:cs="Times New Roman"/>
                <w:sz w:val="24"/>
                <w:szCs w:val="24"/>
              </w:rPr>
            </w:rPrChange>
          </w:rPr>
          <w:t>S</w:t>
        </w:r>
        <w:r w:rsidR="007325F6">
          <w:rPr>
            <w:rFonts w:ascii="Times New Roman" w:eastAsiaTheme="minorEastAsia" w:hAnsi="Times New Roman" w:cs="Times New Roman"/>
            <w:sz w:val="24"/>
            <w:szCs w:val="24"/>
          </w:rPr>
          <w:t xml:space="preserve"> scale with </w:t>
        </w:r>
      </w:ins>
      <w:ins w:id="578" w:author="Carter Daniels" w:date="2023-08-19T13:06:00Z">
        <w:r w:rsidR="007325F6">
          <w:rPr>
            <w:rFonts w:ascii="Times New Roman" w:eastAsiaTheme="minorEastAsia" w:hAnsi="Times New Roman" w:cs="Times New Roman"/>
            <w:sz w:val="24"/>
            <w:szCs w:val="24"/>
          </w:rPr>
          <w:t>Base FI and that such scaling is largely eliminated by normalization.</w:t>
        </w:r>
      </w:ins>
      <w:ins w:id="579" w:author="Carter Daniels" w:date="2023-08-19T13:07:00Z">
        <w:r w:rsidR="007325F6">
          <w:rPr>
            <w:rFonts w:ascii="Times New Roman" w:eastAsiaTheme="minorEastAsia" w:hAnsi="Times New Roman" w:cs="Times New Roman"/>
            <w:sz w:val="24"/>
            <w:szCs w:val="24"/>
          </w:rPr>
          <w:t xml:space="preserve"> Consistent with these impressions, we found </w:t>
        </w:r>
      </w:ins>
      <w:ins w:id="580" w:author="Carter Daniels" w:date="2023-08-19T13:16:00Z">
        <w:r w:rsidR="00245F9A">
          <w:rPr>
            <w:rFonts w:ascii="Times New Roman" w:eastAsiaTheme="minorEastAsia" w:hAnsi="Times New Roman" w:cs="Times New Roman"/>
            <w:sz w:val="24"/>
            <w:szCs w:val="24"/>
          </w:rPr>
          <w:t>substantial</w:t>
        </w:r>
      </w:ins>
      <w:ins w:id="581" w:author="Carter Daniels" w:date="2023-08-19T13:07:00Z">
        <w:r w:rsidR="007325F6">
          <w:rPr>
            <w:rFonts w:ascii="Times New Roman" w:eastAsiaTheme="minorEastAsia" w:hAnsi="Times New Roman" w:cs="Times New Roman"/>
            <w:sz w:val="24"/>
            <w:szCs w:val="24"/>
          </w:rPr>
          <w:t xml:space="preserve"> effect</w:t>
        </w:r>
      </w:ins>
      <w:ins w:id="582" w:author="Carter Daniels" w:date="2023-08-19T13:16:00Z">
        <w:r w:rsidR="00245F9A">
          <w:rPr>
            <w:rFonts w:ascii="Times New Roman" w:eastAsiaTheme="minorEastAsia" w:hAnsi="Times New Roman" w:cs="Times New Roman"/>
            <w:sz w:val="24"/>
            <w:szCs w:val="24"/>
          </w:rPr>
          <w:t>s</w:t>
        </w:r>
      </w:ins>
      <w:ins w:id="583" w:author="Carter Daniels" w:date="2023-08-19T13:07:00Z">
        <w:r w:rsidR="007325F6">
          <w:rPr>
            <w:rFonts w:ascii="Times New Roman" w:eastAsiaTheme="minorEastAsia" w:hAnsi="Times New Roman" w:cs="Times New Roman"/>
            <w:sz w:val="24"/>
            <w:szCs w:val="24"/>
          </w:rPr>
          <w:t xml:space="preserve"> of Base FI for raw B</w:t>
        </w:r>
      </w:ins>
      <w:ins w:id="584" w:author="Carter Daniels" w:date="2023-08-19T13:10:00Z">
        <w:r w:rsidR="007325F6">
          <w:rPr>
            <w:rFonts w:ascii="Times New Roman" w:eastAsiaTheme="minorEastAsia" w:hAnsi="Times New Roman" w:cs="Times New Roman"/>
            <w:sz w:val="24"/>
            <w:szCs w:val="24"/>
          </w:rPr>
          <w:t xml:space="preserve"> [</w:t>
        </w:r>
        <w:r w:rsidR="007325F6" w:rsidRPr="007325F6">
          <w:rPr>
            <w:rFonts w:ascii="Times New Roman" w:eastAsiaTheme="minorEastAsia" w:hAnsi="Times New Roman" w:cs="Times New Roman"/>
            <w:i/>
            <w:iCs/>
            <w:sz w:val="24"/>
            <w:szCs w:val="24"/>
            <w:rPrChange w:id="585" w:author="Carter Daniels" w:date="2023-08-19T13:10:00Z">
              <w:rPr>
                <w:rFonts w:ascii="Times New Roman" w:eastAsiaTheme="minorEastAsia" w:hAnsi="Times New Roman" w:cs="Times New Roman"/>
                <w:sz w:val="24"/>
                <w:szCs w:val="24"/>
              </w:rPr>
            </w:rPrChange>
          </w:rPr>
          <w:t>F</w:t>
        </w:r>
        <w:r w:rsidR="007325F6">
          <w:rPr>
            <w:rFonts w:ascii="Times New Roman" w:eastAsiaTheme="minorEastAsia" w:hAnsi="Times New Roman" w:cs="Times New Roman"/>
            <w:sz w:val="24"/>
            <w:szCs w:val="24"/>
          </w:rPr>
          <w:t xml:space="preserve">(2,21) = </w:t>
        </w:r>
      </w:ins>
      <w:ins w:id="586" w:author="Carter Daniels" w:date="2023-08-19T13:38:00Z">
        <w:r w:rsidR="007D4DFA">
          <w:rPr>
            <w:rFonts w:ascii="Times New Roman" w:eastAsiaTheme="minorEastAsia" w:hAnsi="Times New Roman" w:cs="Times New Roman"/>
            <w:sz w:val="24"/>
            <w:szCs w:val="24"/>
          </w:rPr>
          <w:t>158.92</w:t>
        </w:r>
      </w:ins>
      <w:ins w:id="587" w:author="Carter Daniels" w:date="2023-08-19T13:10:00Z">
        <w:r w:rsidR="007325F6">
          <w:rPr>
            <w:rFonts w:ascii="Times New Roman" w:eastAsiaTheme="minorEastAsia" w:hAnsi="Times New Roman" w:cs="Times New Roman"/>
            <w:sz w:val="24"/>
            <w:szCs w:val="24"/>
          </w:rPr>
          <w:t xml:space="preserve">, </w:t>
        </w:r>
        <w:r w:rsidR="007325F6" w:rsidRPr="007325F6">
          <w:rPr>
            <w:rFonts w:ascii="Times New Roman" w:eastAsiaTheme="minorEastAsia" w:hAnsi="Times New Roman" w:cs="Times New Roman"/>
            <w:i/>
            <w:iCs/>
            <w:sz w:val="24"/>
            <w:szCs w:val="24"/>
            <w:rPrChange w:id="588" w:author="Carter Daniels" w:date="2023-08-19T13:10:00Z">
              <w:rPr>
                <w:rFonts w:ascii="Times New Roman" w:eastAsiaTheme="minorEastAsia" w:hAnsi="Times New Roman" w:cs="Times New Roman"/>
                <w:sz w:val="24"/>
                <w:szCs w:val="24"/>
              </w:rPr>
            </w:rPrChange>
          </w:rPr>
          <w:t>p</w:t>
        </w:r>
        <w:r w:rsidR="007325F6">
          <w:rPr>
            <w:rFonts w:ascii="Times New Roman" w:eastAsiaTheme="minorEastAsia" w:hAnsi="Times New Roman" w:cs="Times New Roman"/>
            <w:sz w:val="24"/>
            <w:szCs w:val="24"/>
          </w:rPr>
          <w:t xml:space="preserve"> &lt; 0.0001, </w:t>
        </w:r>
        <w:r w:rsidR="007325F6" w:rsidRPr="007325F6">
          <w:rPr>
            <w:rFonts w:ascii="Times New Roman" w:eastAsiaTheme="minorEastAsia" w:hAnsi="Times New Roman" w:cs="Times New Roman"/>
            <w:i/>
            <w:iCs/>
            <w:sz w:val="24"/>
            <w:szCs w:val="24"/>
            <w:rPrChange w:id="589" w:author="Carter Daniels" w:date="2023-08-19T13:10:00Z">
              <w:rPr>
                <w:rFonts w:ascii="Times New Roman" w:eastAsiaTheme="minorEastAsia" w:hAnsi="Times New Roman" w:cs="Times New Roman"/>
                <w:sz w:val="24"/>
                <w:szCs w:val="24"/>
              </w:rPr>
            </w:rPrChange>
          </w:rPr>
          <w:t>ln</w:t>
        </w:r>
        <w:r w:rsidR="007325F6">
          <w:rPr>
            <w:rFonts w:ascii="Times New Roman" w:eastAsiaTheme="minorEastAsia" w:hAnsi="Times New Roman" w:cs="Times New Roman"/>
            <w:sz w:val="24"/>
            <w:szCs w:val="24"/>
          </w:rPr>
          <w:t>BF</w:t>
        </w:r>
        <w:r w:rsidR="007325F6">
          <w:rPr>
            <w:rFonts w:ascii="Times New Roman" w:eastAsiaTheme="minorEastAsia" w:hAnsi="Times New Roman" w:cs="Times New Roman"/>
            <w:sz w:val="24"/>
            <w:szCs w:val="24"/>
            <w:vertAlign w:val="subscript"/>
          </w:rPr>
          <w:t>i0</w:t>
        </w:r>
        <w:r w:rsidR="007325F6">
          <w:rPr>
            <w:rFonts w:ascii="Times New Roman" w:eastAsiaTheme="minorEastAsia" w:hAnsi="Times New Roman" w:cs="Times New Roman"/>
            <w:sz w:val="24"/>
            <w:szCs w:val="24"/>
          </w:rPr>
          <w:t xml:space="preserve"> = </w:t>
        </w:r>
      </w:ins>
      <w:ins w:id="590" w:author="Carter Daniels" w:date="2023-08-19T13:38:00Z">
        <w:r w:rsidR="007D4DFA">
          <w:rPr>
            <w:rFonts w:ascii="Times New Roman" w:eastAsiaTheme="minorEastAsia" w:hAnsi="Times New Roman" w:cs="Times New Roman"/>
            <w:sz w:val="24"/>
            <w:szCs w:val="24"/>
          </w:rPr>
          <w:t>22.75</w:t>
        </w:r>
      </w:ins>
      <w:ins w:id="591" w:author="Carter Daniels" w:date="2023-08-19T13:10:00Z">
        <w:r w:rsidR="007325F6">
          <w:rPr>
            <w:rFonts w:ascii="Times New Roman" w:eastAsiaTheme="minorEastAsia" w:hAnsi="Times New Roman" w:cs="Times New Roman"/>
            <w:sz w:val="24"/>
            <w:szCs w:val="24"/>
          </w:rPr>
          <w:t xml:space="preserve">] </w:t>
        </w:r>
      </w:ins>
      <w:ins w:id="592" w:author="Carter Daniels" w:date="2023-08-19T13:07:00Z">
        <w:r w:rsidR="007325F6">
          <w:rPr>
            <w:rFonts w:ascii="Times New Roman" w:eastAsiaTheme="minorEastAsia" w:hAnsi="Times New Roman" w:cs="Times New Roman"/>
            <w:sz w:val="24"/>
            <w:szCs w:val="24"/>
          </w:rPr>
          <w:t xml:space="preserve"> and </w:t>
        </w:r>
      </w:ins>
      <w:ins w:id="593" w:author="Carter Daniels" w:date="2023-08-19T13:09:00Z">
        <w:r w:rsidR="007325F6">
          <w:rPr>
            <w:rFonts w:ascii="Times New Roman" w:eastAsiaTheme="minorEastAsia" w:hAnsi="Times New Roman" w:cs="Times New Roman"/>
            <w:sz w:val="24"/>
            <w:szCs w:val="24"/>
          </w:rPr>
          <w:t xml:space="preserve">S </w:t>
        </w:r>
      </w:ins>
      <w:ins w:id="594" w:author="Carter Daniels" w:date="2023-08-19T13:11: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F</w:t>
        </w:r>
        <w:r w:rsidR="007325F6">
          <w:rPr>
            <w:rFonts w:ascii="Times New Roman" w:eastAsiaTheme="minorEastAsia" w:hAnsi="Times New Roman" w:cs="Times New Roman"/>
            <w:sz w:val="24"/>
            <w:szCs w:val="24"/>
          </w:rPr>
          <w:t xml:space="preserve">(2,21) = </w:t>
        </w:r>
      </w:ins>
      <w:ins w:id="595" w:author="Carter Daniels" w:date="2023-08-19T13:38:00Z">
        <w:r w:rsidR="007D4DFA">
          <w:rPr>
            <w:rFonts w:ascii="Times New Roman" w:eastAsiaTheme="minorEastAsia" w:hAnsi="Times New Roman" w:cs="Times New Roman"/>
            <w:sz w:val="24"/>
            <w:szCs w:val="24"/>
          </w:rPr>
          <w:t>84.26</w:t>
        </w:r>
      </w:ins>
      <w:ins w:id="596" w:author="Carter Daniels" w:date="2023-08-19T13:11: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p</w:t>
        </w:r>
        <w:r w:rsidR="007325F6">
          <w:rPr>
            <w:rFonts w:ascii="Times New Roman" w:eastAsiaTheme="minorEastAsia" w:hAnsi="Times New Roman" w:cs="Times New Roman"/>
            <w:sz w:val="24"/>
            <w:szCs w:val="24"/>
          </w:rPr>
          <w:t xml:space="preserve"> &lt; 0.0001, </w:t>
        </w:r>
        <w:r w:rsidR="007325F6" w:rsidRPr="00524801">
          <w:rPr>
            <w:rFonts w:ascii="Times New Roman" w:eastAsiaTheme="minorEastAsia" w:hAnsi="Times New Roman" w:cs="Times New Roman"/>
            <w:i/>
            <w:iCs/>
            <w:sz w:val="24"/>
            <w:szCs w:val="24"/>
          </w:rPr>
          <w:t>ln</w:t>
        </w:r>
        <w:r w:rsidR="007325F6">
          <w:rPr>
            <w:rFonts w:ascii="Times New Roman" w:eastAsiaTheme="minorEastAsia" w:hAnsi="Times New Roman" w:cs="Times New Roman"/>
            <w:sz w:val="24"/>
            <w:szCs w:val="24"/>
          </w:rPr>
          <w:t>BF</w:t>
        </w:r>
        <w:r w:rsidR="007325F6">
          <w:rPr>
            <w:rFonts w:ascii="Times New Roman" w:eastAsiaTheme="minorEastAsia" w:hAnsi="Times New Roman" w:cs="Times New Roman"/>
            <w:sz w:val="24"/>
            <w:szCs w:val="24"/>
            <w:vertAlign w:val="subscript"/>
          </w:rPr>
          <w:t>i0</w:t>
        </w:r>
        <w:r w:rsidR="007325F6">
          <w:rPr>
            <w:rFonts w:ascii="Times New Roman" w:eastAsiaTheme="minorEastAsia" w:hAnsi="Times New Roman" w:cs="Times New Roman"/>
            <w:sz w:val="24"/>
            <w:szCs w:val="24"/>
          </w:rPr>
          <w:t xml:space="preserve"> = </w:t>
        </w:r>
      </w:ins>
      <w:ins w:id="597" w:author="Carter Daniels" w:date="2023-08-19T13:39:00Z">
        <w:r w:rsidR="007D4DFA">
          <w:rPr>
            <w:rFonts w:ascii="Times New Roman" w:eastAsiaTheme="minorEastAsia" w:hAnsi="Times New Roman" w:cs="Times New Roman"/>
            <w:sz w:val="24"/>
            <w:szCs w:val="24"/>
          </w:rPr>
          <w:t>17.67</w:t>
        </w:r>
      </w:ins>
      <w:ins w:id="598" w:author="Carter Daniels" w:date="2023-08-19T13:11:00Z">
        <w:r w:rsidR="007325F6">
          <w:rPr>
            <w:rFonts w:ascii="Times New Roman" w:eastAsiaTheme="minorEastAsia" w:hAnsi="Times New Roman" w:cs="Times New Roman"/>
            <w:sz w:val="24"/>
            <w:szCs w:val="24"/>
          </w:rPr>
          <w:t xml:space="preserve">]  </w:t>
        </w:r>
      </w:ins>
      <w:ins w:id="599" w:author="Carter Daniels" w:date="2023-08-19T13:09:00Z">
        <w:r w:rsidR="007325F6">
          <w:rPr>
            <w:rFonts w:ascii="Times New Roman" w:eastAsiaTheme="minorEastAsia" w:hAnsi="Times New Roman" w:cs="Times New Roman"/>
            <w:sz w:val="24"/>
            <w:szCs w:val="24"/>
          </w:rPr>
          <w:t>that</w:t>
        </w:r>
      </w:ins>
      <w:ins w:id="600" w:author="Carter Daniels" w:date="2023-08-19T13:08:00Z">
        <w:r w:rsidR="007325F6">
          <w:rPr>
            <w:rFonts w:ascii="Times New Roman" w:eastAsiaTheme="minorEastAsia" w:hAnsi="Times New Roman" w:cs="Times New Roman"/>
            <w:sz w:val="24"/>
            <w:szCs w:val="24"/>
          </w:rPr>
          <w:t xml:space="preserve"> was largely absent in normalized B </w:t>
        </w:r>
      </w:ins>
      <w:ins w:id="601" w:author="Carter Daniels" w:date="2023-08-19T13:11: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F</w:t>
        </w:r>
        <w:r w:rsidR="007325F6">
          <w:rPr>
            <w:rFonts w:ascii="Times New Roman" w:eastAsiaTheme="minorEastAsia" w:hAnsi="Times New Roman" w:cs="Times New Roman"/>
            <w:sz w:val="24"/>
            <w:szCs w:val="24"/>
          </w:rPr>
          <w:t xml:space="preserve">(2,21) = </w:t>
        </w:r>
        <w:r w:rsidR="007325F6">
          <w:rPr>
            <w:rFonts w:ascii="Times New Roman" w:eastAsiaTheme="minorEastAsia" w:hAnsi="Times New Roman" w:cs="Times New Roman"/>
            <w:sz w:val="24"/>
            <w:szCs w:val="24"/>
          </w:rPr>
          <w:t>0.</w:t>
        </w:r>
      </w:ins>
      <w:ins w:id="602" w:author="Carter Daniels" w:date="2023-08-19T13:39:00Z">
        <w:r w:rsidR="007D4DFA">
          <w:rPr>
            <w:rFonts w:ascii="Times New Roman" w:eastAsiaTheme="minorEastAsia" w:hAnsi="Times New Roman" w:cs="Times New Roman"/>
            <w:sz w:val="24"/>
            <w:szCs w:val="24"/>
          </w:rPr>
          <w:t>36</w:t>
        </w:r>
      </w:ins>
      <w:ins w:id="603" w:author="Carter Daniels" w:date="2023-08-19T13:11: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p</w:t>
        </w:r>
        <w:r w:rsidR="007325F6">
          <w:rPr>
            <w:rFonts w:ascii="Times New Roman" w:eastAsiaTheme="minorEastAsia" w:hAnsi="Times New Roman" w:cs="Times New Roman"/>
            <w:sz w:val="24"/>
            <w:szCs w:val="24"/>
          </w:rPr>
          <w:t xml:space="preserve"> </w:t>
        </w:r>
        <w:r w:rsidR="007325F6">
          <w:rPr>
            <w:rFonts w:ascii="Times New Roman" w:eastAsiaTheme="minorEastAsia" w:hAnsi="Times New Roman" w:cs="Times New Roman"/>
            <w:sz w:val="24"/>
            <w:szCs w:val="24"/>
          </w:rPr>
          <w:t>= 0.</w:t>
        </w:r>
      </w:ins>
      <w:ins w:id="604" w:author="Carter Daniels" w:date="2023-08-19T13:39:00Z">
        <w:r w:rsidR="007D4DFA">
          <w:rPr>
            <w:rFonts w:ascii="Times New Roman" w:eastAsiaTheme="minorEastAsia" w:hAnsi="Times New Roman" w:cs="Times New Roman"/>
            <w:sz w:val="24"/>
            <w:szCs w:val="24"/>
          </w:rPr>
          <w:t>702</w:t>
        </w:r>
      </w:ins>
      <w:ins w:id="605" w:author="Carter Daniels" w:date="2023-08-19T13:11: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ln</w:t>
        </w:r>
        <w:r w:rsidR="007325F6">
          <w:rPr>
            <w:rFonts w:ascii="Times New Roman" w:eastAsiaTheme="minorEastAsia" w:hAnsi="Times New Roman" w:cs="Times New Roman"/>
            <w:sz w:val="24"/>
            <w:szCs w:val="24"/>
          </w:rPr>
          <w:t>BF</w:t>
        </w:r>
        <w:r w:rsidR="007325F6">
          <w:rPr>
            <w:rFonts w:ascii="Times New Roman" w:eastAsiaTheme="minorEastAsia" w:hAnsi="Times New Roman" w:cs="Times New Roman"/>
            <w:sz w:val="24"/>
            <w:szCs w:val="24"/>
            <w:vertAlign w:val="subscript"/>
          </w:rPr>
          <w:t>i0</w:t>
        </w:r>
        <w:r w:rsidR="007325F6">
          <w:rPr>
            <w:rFonts w:ascii="Times New Roman" w:eastAsiaTheme="minorEastAsia" w:hAnsi="Times New Roman" w:cs="Times New Roman"/>
            <w:sz w:val="24"/>
            <w:szCs w:val="24"/>
          </w:rPr>
          <w:t xml:space="preserve"> = </w:t>
        </w:r>
      </w:ins>
      <w:ins w:id="606" w:author="Carter Daniels" w:date="2023-08-19T13:12:00Z">
        <w:r w:rsidR="007325F6">
          <w:rPr>
            <w:rFonts w:ascii="Times New Roman" w:eastAsiaTheme="minorEastAsia" w:hAnsi="Times New Roman" w:cs="Times New Roman"/>
            <w:sz w:val="24"/>
            <w:szCs w:val="24"/>
          </w:rPr>
          <w:t>-</w:t>
        </w:r>
      </w:ins>
      <w:ins w:id="607" w:author="Carter Daniels" w:date="2023-08-19T13:39:00Z">
        <w:r w:rsidR="007D4DFA">
          <w:rPr>
            <w:rFonts w:ascii="Times New Roman" w:eastAsiaTheme="minorEastAsia" w:hAnsi="Times New Roman" w:cs="Times New Roman"/>
            <w:sz w:val="24"/>
            <w:szCs w:val="24"/>
          </w:rPr>
          <w:t>1.07</w:t>
        </w:r>
      </w:ins>
      <w:ins w:id="608" w:author="Carter Daniels" w:date="2023-08-19T13:11:00Z">
        <w:r w:rsidR="007325F6">
          <w:rPr>
            <w:rFonts w:ascii="Times New Roman" w:eastAsiaTheme="minorEastAsia" w:hAnsi="Times New Roman" w:cs="Times New Roman"/>
            <w:sz w:val="24"/>
            <w:szCs w:val="24"/>
          </w:rPr>
          <w:t xml:space="preserve">]  </w:t>
        </w:r>
      </w:ins>
      <w:ins w:id="609" w:author="Carter Daniels" w:date="2023-08-19T13:08:00Z">
        <w:r w:rsidR="007325F6">
          <w:rPr>
            <w:rFonts w:ascii="Times New Roman" w:eastAsiaTheme="minorEastAsia" w:hAnsi="Times New Roman" w:cs="Times New Roman"/>
            <w:sz w:val="24"/>
            <w:szCs w:val="24"/>
          </w:rPr>
          <w:t>and S</w:t>
        </w:r>
      </w:ins>
      <w:ins w:id="610" w:author="Carter Daniels" w:date="2023-08-19T13:12:00Z">
        <w:r w:rsidR="007325F6">
          <w:rPr>
            <w:rFonts w:ascii="Times New Roman" w:eastAsiaTheme="minorEastAsia" w:hAnsi="Times New Roman" w:cs="Times New Roman"/>
            <w:sz w:val="24"/>
            <w:szCs w:val="24"/>
          </w:rPr>
          <w:t xml:space="preserve"> </w:t>
        </w:r>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F</w:t>
        </w:r>
        <w:r w:rsidR="007325F6">
          <w:rPr>
            <w:rFonts w:ascii="Times New Roman" w:eastAsiaTheme="minorEastAsia" w:hAnsi="Times New Roman" w:cs="Times New Roman"/>
            <w:sz w:val="24"/>
            <w:szCs w:val="24"/>
          </w:rPr>
          <w:t xml:space="preserve">(2,21) = </w:t>
        </w:r>
      </w:ins>
      <w:ins w:id="611" w:author="Carter Daniels" w:date="2023-08-19T13:39:00Z">
        <w:r w:rsidR="007D4DFA">
          <w:rPr>
            <w:rFonts w:ascii="Times New Roman" w:eastAsiaTheme="minorEastAsia" w:hAnsi="Times New Roman" w:cs="Times New Roman"/>
            <w:sz w:val="24"/>
            <w:szCs w:val="24"/>
          </w:rPr>
          <w:t>4.14</w:t>
        </w:r>
      </w:ins>
      <w:ins w:id="612" w:author="Carter Daniels" w:date="2023-08-19T13:12: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p</w:t>
        </w:r>
        <w:r w:rsidR="007325F6">
          <w:rPr>
            <w:rFonts w:ascii="Times New Roman" w:eastAsiaTheme="minorEastAsia" w:hAnsi="Times New Roman" w:cs="Times New Roman"/>
            <w:sz w:val="24"/>
            <w:szCs w:val="24"/>
          </w:rPr>
          <w:t xml:space="preserve"> </w:t>
        </w:r>
      </w:ins>
      <w:ins w:id="613" w:author="Carter Daniels" w:date="2023-08-19T13:39:00Z">
        <w:r w:rsidR="007D4DFA">
          <w:rPr>
            <w:rFonts w:ascii="Times New Roman" w:eastAsiaTheme="minorEastAsia" w:hAnsi="Times New Roman" w:cs="Times New Roman"/>
            <w:sz w:val="24"/>
            <w:szCs w:val="24"/>
          </w:rPr>
          <w:t>=</w:t>
        </w:r>
      </w:ins>
      <w:ins w:id="614" w:author="Carter Daniels" w:date="2023-08-19T13:12:00Z">
        <w:r w:rsidR="007325F6">
          <w:rPr>
            <w:rFonts w:ascii="Times New Roman" w:eastAsiaTheme="minorEastAsia" w:hAnsi="Times New Roman" w:cs="Times New Roman"/>
            <w:sz w:val="24"/>
            <w:szCs w:val="24"/>
          </w:rPr>
          <w:t xml:space="preserve"> </w:t>
        </w:r>
        <w:r w:rsidR="007325F6">
          <w:rPr>
            <w:rFonts w:ascii="Times New Roman" w:eastAsiaTheme="minorEastAsia" w:hAnsi="Times New Roman" w:cs="Times New Roman"/>
            <w:sz w:val="24"/>
            <w:szCs w:val="24"/>
          </w:rPr>
          <w:t>0.0</w:t>
        </w:r>
      </w:ins>
      <w:ins w:id="615" w:author="Carter Daniels" w:date="2023-08-19T13:39:00Z">
        <w:r w:rsidR="007D4DFA">
          <w:rPr>
            <w:rFonts w:ascii="Times New Roman" w:eastAsiaTheme="minorEastAsia" w:hAnsi="Times New Roman" w:cs="Times New Roman"/>
            <w:sz w:val="24"/>
            <w:szCs w:val="24"/>
          </w:rPr>
          <w:t>31</w:t>
        </w:r>
      </w:ins>
      <w:ins w:id="616" w:author="Carter Daniels" w:date="2023-08-19T13:12:00Z">
        <w:r w:rsidR="007325F6">
          <w:rPr>
            <w:rFonts w:ascii="Times New Roman" w:eastAsiaTheme="minorEastAsia" w:hAnsi="Times New Roman" w:cs="Times New Roman"/>
            <w:sz w:val="24"/>
            <w:szCs w:val="24"/>
          </w:rPr>
          <w:t xml:space="preserve">, </w:t>
        </w:r>
        <w:r w:rsidR="007325F6" w:rsidRPr="00524801">
          <w:rPr>
            <w:rFonts w:ascii="Times New Roman" w:eastAsiaTheme="minorEastAsia" w:hAnsi="Times New Roman" w:cs="Times New Roman"/>
            <w:i/>
            <w:iCs/>
            <w:sz w:val="24"/>
            <w:szCs w:val="24"/>
          </w:rPr>
          <w:t>ln</w:t>
        </w:r>
        <w:r w:rsidR="007325F6">
          <w:rPr>
            <w:rFonts w:ascii="Times New Roman" w:eastAsiaTheme="minorEastAsia" w:hAnsi="Times New Roman" w:cs="Times New Roman"/>
            <w:sz w:val="24"/>
            <w:szCs w:val="24"/>
          </w:rPr>
          <w:t>BF</w:t>
        </w:r>
        <w:r w:rsidR="007325F6">
          <w:rPr>
            <w:rFonts w:ascii="Times New Roman" w:eastAsiaTheme="minorEastAsia" w:hAnsi="Times New Roman" w:cs="Times New Roman"/>
            <w:sz w:val="24"/>
            <w:szCs w:val="24"/>
            <w:vertAlign w:val="subscript"/>
          </w:rPr>
          <w:t>i0</w:t>
        </w:r>
        <w:r w:rsidR="007325F6">
          <w:rPr>
            <w:rFonts w:ascii="Times New Roman" w:eastAsiaTheme="minorEastAsia" w:hAnsi="Times New Roman" w:cs="Times New Roman"/>
            <w:sz w:val="24"/>
            <w:szCs w:val="24"/>
          </w:rPr>
          <w:t xml:space="preserve"> = </w:t>
        </w:r>
        <w:r w:rsidR="007325F6">
          <w:rPr>
            <w:rFonts w:ascii="Times New Roman" w:eastAsiaTheme="minorEastAsia" w:hAnsi="Times New Roman" w:cs="Times New Roman"/>
            <w:sz w:val="24"/>
            <w:szCs w:val="24"/>
          </w:rPr>
          <w:t>0.2</w:t>
        </w:r>
      </w:ins>
      <w:ins w:id="617" w:author="Carter Daniels" w:date="2023-08-19T13:40:00Z">
        <w:r w:rsidR="007D4DFA">
          <w:rPr>
            <w:rFonts w:ascii="Times New Roman" w:eastAsiaTheme="minorEastAsia" w:hAnsi="Times New Roman" w:cs="Times New Roman"/>
            <w:sz w:val="24"/>
            <w:szCs w:val="24"/>
          </w:rPr>
          <w:t>1</w:t>
        </w:r>
      </w:ins>
      <w:ins w:id="618" w:author="Carter Daniels" w:date="2023-08-19T13:12:00Z">
        <w:r w:rsidR="007325F6">
          <w:rPr>
            <w:rFonts w:ascii="Times New Roman" w:eastAsiaTheme="minorEastAsia" w:hAnsi="Times New Roman" w:cs="Times New Roman"/>
            <w:sz w:val="24"/>
            <w:szCs w:val="24"/>
          </w:rPr>
          <w:t>]</w:t>
        </w:r>
      </w:ins>
      <w:ins w:id="619" w:author="Carter Daniels" w:date="2023-08-19T13:16:00Z">
        <w:r w:rsidR="00245F9A">
          <w:rPr>
            <w:rFonts w:ascii="Times New Roman" w:eastAsiaTheme="minorEastAsia" w:hAnsi="Times New Roman" w:cs="Times New Roman"/>
            <w:sz w:val="24"/>
            <w:szCs w:val="24"/>
          </w:rPr>
          <w:t xml:space="preserve">; </w:t>
        </w:r>
      </w:ins>
      <w:ins w:id="620" w:author="Carter Daniels" w:date="2023-08-19T13:08:00Z">
        <w:r w:rsidR="007325F6">
          <w:rPr>
            <w:rFonts w:ascii="Times New Roman" w:eastAsiaTheme="minorEastAsia" w:hAnsi="Times New Roman" w:cs="Times New Roman"/>
            <w:sz w:val="24"/>
            <w:szCs w:val="24"/>
          </w:rPr>
          <w:t xml:space="preserve">Post-hoc t-tests indicated that each Base FI was significantly different from the other Base FI </w:t>
        </w:r>
      </w:ins>
      <w:ins w:id="621" w:author="Carter Daniels" w:date="2023-08-19T13:09:00Z">
        <w:r w:rsidR="007325F6">
          <w:rPr>
            <w:rFonts w:ascii="Times New Roman" w:eastAsiaTheme="minorEastAsia" w:hAnsi="Times New Roman" w:cs="Times New Roman"/>
            <w:sz w:val="24"/>
            <w:szCs w:val="24"/>
          </w:rPr>
          <w:t xml:space="preserve">s in raw </w:t>
        </w:r>
      </w:ins>
      <w:ins w:id="622" w:author="Carter Daniels" w:date="2023-08-19T13:13:00Z">
        <w:r w:rsidR="007325F6">
          <w:rPr>
            <w:rFonts w:ascii="Times New Roman" w:eastAsiaTheme="minorEastAsia" w:hAnsi="Times New Roman" w:cs="Times New Roman"/>
            <w:sz w:val="24"/>
            <w:szCs w:val="24"/>
          </w:rPr>
          <w:t xml:space="preserve">[all </w:t>
        </w:r>
        <w:proofErr w:type="spellStart"/>
        <w:r w:rsidR="007325F6" w:rsidRPr="00245F9A">
          <w:rPr>
            <w:rFonts w:ascii="Times New Roman" w:eastAsiaTheme="minorEastAsia" w:hAnsi="Times New Roman" w:cs="Times New Roman"/>
            <w:i/>
            <w:iCs/>
            <w:sz w:val="24"/>
            <w:szCs w:val="24"/>
            <w:rPrChange w:id="623" w:author="Carter Daniels" w:date="2023-08-19T13:13:00Z">
              <w:rPr>
                <w:rFonts w:ascii="Times New Roman" w:eastAsiaTheme="minorEastAsia" w:hAnsi="Times New Roman" w:cs="Times New Roman"/>
                <w:sz w:val="24"/>
                <w:szCs w:val="24"/>
              </w:rPr>
            </w:rPrChange>
          </w:rPr>
          <w:t>p</w:t>
        </w:r>
        <w:r w:rsidR="007325F6">
          <w:rPr>
            <w:rFonts w:ascii="Times New Roman" w:eastAsiaTheme="minorEastAsia" w:hAnsi="Times New Roman" w:cs="Times New Roman"/>
            <w:sz w:val="24"/>
            <w:szCs w:val="24"/>
          </w:rPr>
          <w:t>s</w:t>
        </w:r>
        <w:proofErr w:type="spellEnd"/>
        <w:r w:rsidR="007325F6">
          <w:rPr>
            <w:rFonts w:ascii="Times New Roman" w:eastAsiaTheme="minorEastAsia" w:hAnsi="Times New Roman" w:cs="Times New Roman"/>
            <w:sz w:val="24"/>
            <w:szCs w:val="24"/>
          </w:rPr>
          <w:t xml:space="preserve"> &lt; </w:t>
        </w:r>
        <w:r w:rsidR="00245F9A">
          <w:rPr>
            <w:rFonts w:ascii="Times New Roman" w:eastAsiaTheme="minorEastAsia" w:hAnsi="Times New Roman" w:cs="Times New Roman"/>
            <w:sz w:val="24"/>
            <w:szCs w:val="24"/>
          </w:rPr>
          <w:t>0.0001</w:t>
        </w:r>
      </w:ins>
      <w:ins w:id="624" w:author="Carter Daniels" w:date="2023-08-19T13:20:00Z">
        <w:r w:rsidR="00245F9A">
          <w:rPr>
            <w:rFonts w:ascii="Times New Roman" w:eastAsiaTheme="minorEastAsia" w:hAnsi="Times New Roman" w:cs="Times New Roman"/>
            <w:sz w:val="24"/>
            <w:szCs w:val="24"/>
          </w:rPr>
          <w:t xml:space="preserve">; all </w:t>
        </w:r>
        <w:r w:rsidR="00245F9A" w:rsidRPr="00524801">
          <w:rPr>
            <w:rFonts w:ascii="Times New Roman" w:eastAsiaTheme="minorEastAsia" w:hAnsi="Times New Roman" w:cs="Times New Roman"/>
            <w:i/>
            <w:iCs/>
            <w:sz w:val="24"/>
            <w:szCs w:val="24"/>
          </w:rPr>
          <w:t>ln</w:t>
        </w:r>
        <w:r w:rsidR="00245F9A">
          <w:rPr>
            <w:rFonts w:ascii="Times New Roman" w:eastAsiaTheme="minorEastAsia" w:hAnsi="Times New Roman" w:cs="Times New Roman"/>
            <w:sz w:val="24"/>
            <w:szCs w:val="24"/>
          </w:rPr>
          <w:t>BF</w:t>
        </w:r>
        <w:r w:rsidR="00245F9A">
          <w:rPr>
            <w:rFonts w:ascii="Times New Roman" w:eastAsiaTheme="minorEastAsia" w:hAnsi="Times New Roman" w:cs="Times New Roman"/>
            <w:sz w:val="24"/>
            <w:szCs w:val="24"/>
            <w:vertAlign w:val="subscript"/>
          </w:rPr>
          <w:t>i0</w:t>
        </w:r>
        <w:r w:rsidR="00245F9A">
          <w:rPr>
            <w:rFonts w:ascii="Times New Roman" w:eastAsiaTheme="minorEastAsia" w:hAnsi="Times New Roman" w:cs="Times New Roman"/>
            <w:sz w:val="24"/>
            <w:szCs w:val="24"/>
          </w:rPr>
          <w:t xml:space="preserve"> ≥ </w:t>
        </w:r>
      </w:ins>
      <w:ins w:id="625" w:author="Carter Daniels" w:date="2023-08-19T13:41:00Z">
        <w:r w:rsidR="007D4DFA">
          <w:rPr>
            <w:rFonts w:ascii="Times New Roman" w:eastAsiaTheme="minorEastAsia" w:hAnsi="Times New Roman" w:cs="Times New Roman"/>
            <w:sz w:val="24"/>
            <w:szCs w:val="24"/>
          </w:rPr>
          <w:t>5.27</w:t>
        </w:r>
      </w:ins>
      <w:ins w:id="626" w:author="Carter Daniels" w:date="2023-08-19T13:13:00Z">
        <w:r w:rsidR="007325F6">
          <w:rPr>
            <w:rFonts w:ascii="Times New Roman" w:eastAsiaTheme="minorEastAsia" w:hAnsi="Times New Roman" w:cs="Times New Roman"/>
            <w:sz w:val="24"/>
            <w:szCs w:val="24"/>
          </w:rPr>
          <w:t xml:space="preserve">] </w:t>
        </w:r>
      </w:ins>
      <w:ins w:id="627" w:author="Carter Daniels" w:date="2023-08-19T13:09:00Z">
        <w:r w:rsidR="007325F6">
          <w:rPr>
            <w:rFonts w:ascii="Times New Roman" w:eastAsiaTheme="minorEastAsia" w:hAnsi="Times New Roman" w:cs="Times New Roman"/>
            <w:sz w:val="24"/>
            <w:szCs w:val="24"/>
          </w:rPr>
          <w:t>but not normalized B and S</w:t>
        </w:r>
      </w:ins>
      <w:ins w:id="628" w:author="Carter Daniels" w:date="2023-08-19T13:13:00Z">
        <w:r w:rsidR="00245F9A">
          <w:rPr>
            <w:rFonts w:ascii="Times New Roman" w:eastAsiaTheme="minorEastAsia" w:hAnsi="Times New Roman" w:cs="Times New Roman"/>
            <w:sz w:val="24"/>
            <w:szCs w:val="24"/>
          </w:rPr>
          <w:t xml:space="preserve"> [all </w:t>
        </w:r>
        <w:proofErr w:type="spellStart"/>
        <w:r w:rsidR="00245F9A" w:rsidRPr="00245F9A">
          <w:rPr>
            <w:rFonts w:ascii="Times New Roman" w:eastAsiaTheme="minorEastAsia" w:hAnsi="Times New Roman" w:cs="Times New Roman"/>
            <w:i/>
            <w:iCs/>
            <w:sz w:val="24"/>
            <w:szCs w:val="24"/>
            <w:rPrChange w:id="629" w:author="Carter Daniels" w:date="2023-08-19T13:16:00Z">
              <w:rPr>
                <w:rFonts w:ascii="Times New Roman" w:eastAsiaTheme="minorEastAsia" w:hAnsi="Times New Roman" w:cs="Times New Roman"/>
                <w:sz w:val="24"/>
                <w:szCs w:val="24"/>
              </w:rPr>
            </w:rPrChange>
          </w:rPr>
          <w:t>p</w:t>
        </w:r>
        <w:r w:rsidR="00245F9A">
          <w:rPr>
            <w:rFonts w:ascii="Times New Roman" w:eastAsiaTheme="minorEastAsia" w:hAnsi="Times New Roman" w:cs="Times New Roman"/>
            <w:sz w:val="24"/>
            <w:szCs w:val="24"/>
          </w:rPr>
          <w:t>s</w:t>
        </w:r>
        <w:proofErr w:type="spellEnd"/>
        <w:r w:rsidR="00245F9A">
          <w:rPr>
            <w:rFonts w:ascii="Times New Roman" w:eastAsiaTheme="minorEastAsia" w:hAnsi="Times New Roman" w:cs="Times New Roman"/>
            <w:sz w:val="24"/>
            <w:szCs w:val="24"/>
          </w:rPr>
          <w:t xml:space="preserve"> ≥</w:t>
        </w:r>
      </w:ins>
      <w:ins w:id="630" w:author="Carter Daniels" w:date="2023-08-19T13:14:00Z">
        <w:r w:rsidR="00245F9A">
          <w:rPr>
            <w:rFonts w:ascii="Times New Roman" w:eastAsiaTheme="minorEastAsia" w:hAnsi="Times New Roman" w:cs="Times New Roman"/>
            <w:sz w:val="24"/>
            <w:szCs w:val="24"/>
          </w:rPr>
          <w:t xml:space="preserve"> 0.14</w:t>
        </w:r>
      </w:ins>
      <w:ins w:id="631" w:author="Carter Daniels" w:date="2023-08-19T13:22:00Z">
        <w:r w:rsidR="00245F9A">
          <w:rPr>
            <w:rFonts w:ascii="Times New Roman" w:eastAsiaTheme="minorEastAsia" w:hAnsi="Times New Roman" w:cs="Times New Roman"/>
            <w:sz w:val="24"/>
            <w:szCs w:val="24"/>
          </w:rPr>
          <w:t xml:space="preserve">; </w:t>
        </w:r>
        <w:r w:rsidR="00245F9A">
          <w:rPr>
            <w:rFonts w:ascii="Times New Roman" w:eastAsiaTheme="minorEastAsia" w:hAnsi="Times New Roman" w:cs="Times New Roman"/>
            <w:sz w:val="24"/>
            <w:szCs w:val="24"/>
          </w:rPr>
          <w:t xml:space="preserve">all </w:t>
        </w:r>
        <w:r w:rsidR="00245F9A" w:rsidRPr="00524801">
          <w:rPr>
            <w:rFonts w:ascii="Times New Roman" w:eastAsiaTheme="minorEastAsia" w:hAnsi="Times New Roman" w:cs="Times New Roman"/>
            <w:i/>
            <w:iCs/>
            <w:sz w:val="24"/>
            <w:szCs w:val="24"/>
          </w:rPr>
          <w:t>ln</w:t>
        </w:r>
        <w:r w:rsidR="00245F9A">
          <w:rPr>
            <w:rFonts w:ascii="Times New Roman" w:eastAsiaTheme="minorEastAsia" w:hAnsi="Times New Roman" w:cs="Times New Roman"/>
            <w:sz w:val="24"/>
            <w:szCs w:val="24"/>
          </w:rPr>
          <w:t>BF</w:t>
        </w:r>
        <w:r w:rsidR="00245F9A">
          <w:rPr>
            <w:rFonts w:ascii="Times New Roman" w:eastAsiaTheme="minorEastAsia" w:hAnsi="Times New Roman" w:cs="Times New Roman"/>
            <w:sz w:val="24"/>
            <w:szCs w:val="24"/>
            <w:vertAlign w:val="subscript"/>
          </w:rPr>
          <w:t>i0</w:t>
        </w:r>
        <w:r w:rsidR="00245F9A">
          <w:rPr>
            <w:rFonts w:ascii="Times New Roman" w:eastAsiaTheme="minorEastAsia" w:hAnsi="Times New Roman" w:cs="Times New Roman"/>
            <w:sz w:val="24"/>
            <w:szCs w:val="24"/>
          </w:rPr>
          <w:t xml:space="preserve"> </w:t>
        </w:r>
        <w:r w:rsidR="00245F9A">
          <w:rPr>
            <w:rFonts w:ascii="Times New Roman" w:eastAsiaTheme="minorEastAsia" w:hAnsi="Times New Roman" w:cs="Times New Roman"/>
            <w:sz w:val="24"/>
            <w:szCs w:val="24"/>
          </w:rPr>
          <w:t>≤ 1.</w:t>
        </w:r>
      </w:ins>
      <w:ins w:id="632" w:author="Carter Daniels" w:date="2023-08-19T13:40:00Z">
        <w:r w:rsidR="007D4DFA">
          <w:rPr>
            <w:rFonts w:ascii="Times New Roman" w:eastAsiaTheme="minorEastAsia" w:hAnsi="Times New Roman" w:cs="Times New Roman"/>
            <w:sz w:val="24"/>
            <w:szCs w:val="24"/>
          </w:rPr>
          <w:t>25</w:t>
        </w:r>
      </w:ins>
      <w:ins w:id="633" w:author="Carter Daniels" w:date="2023-08-19T13:13:00Z">
        <w:r w:rsidR="00245F9A">
          <w:rPr>
            <w:rFonts w:ascii="Times New Roman" w:eastAsiaTheme="minorEastAsia" w:hAnsi="Times New Roman" w:cs="Times New Roman"/>
            <w:sz w:val="24"/>
            <w:szCs w:val="24"/>
          </w:rPr>
          <w:t>]</w:t>
        </w:r>
      </w:ins>
      <w:ins w:id="634" w:author="Carter Daniels" w:date="2023-08-19T13:09:00Z">
        <w:r w:rsidR="007325F6">
          <w:rPr>
            <w:rFonts w:ascii="Times New Roman" w:eastAsiaTheme="minorEastAsia" w:hAnsi="Times New Roman" w:cs="Times New Roman"/>
            <w:sz w:val="24"/>
            <w:szCs w:val="24"/>
          </w:rPr>
          <w:t xml:space="preserve">. No significant effects of Base FI on </w:t>
        </w:r>
      </w:ins>
      <w:ins w:id="635" w:author="Carter Daniels" w:date="2023-08-19T13:37:00Z">
        <w:r w:rsidR="007D4DFA">
          <w:rPr>
            <w:rFonts w:ascii="Times New Roman" w:eastAsiaTheme="minorEastAsia" w:hAnsi="Times New Roman" w:cs="Times New Roman"/>
            <w:sz w:val="24"/>
            <w:szCs w:val="24"/>
          </w:rPr>
          <w:t>raw [</w:t>
        </w:r>
      </w:ins>
      <w:proofErr w:type="gramStart"/>
      <w:ins w:id="636" w:author="Carter Daniels" w:date="2023-08-19T13:14:00Z">
        <w:r w:rsidR="00245F9A" w:rsidRPr="00524801">
          <w:rPr>
            <w:rFonts w:ascii="Times New Roman" w:eastAsiaTheme="minorEastAsia" w:hAnsi="Times New Roman" w:cs="Times New Roman"/>
            <w:i/>
            <w:iCs/>
            <w:sz w:val="24"/>
            <w:szCs w:val="24"/>
          </w:rPr>
          <w:t>F</w:t>
        </w:r>
        <w:r w:rsidR="00245F9A">
          <w:rPr>
            <w:rFonts w:ascii="Times New Roman" w:eastAsiaTheme="minorEastAsia" w:hAnsi="Times New Roman" w:cs="Times New Roman"/>
            <w:sz w:val="24"/>
            <w:szCs w:val="24"/>
          </w:rPr>
          <w:t>(</w:t>
        </w:r>
        <w:proofErr w:type="gramEnd"/>
        <w:r w:rsidR="00245F9A">
          <w:rPr>
            <w:rFonts w:ascii="Times New Roman" w:eastAsiaTheme="minorEastAsia" w:hAnsi="Times New Roman" w:cs="Times New Roman"/>
            <w:sz w:val="24"/>
            <w:szCs w:val="24"/>
          </w:rPr>
          <w:t xml:space="preserve">2,21) = </w:t>
        </w:r>
      </w:ins>
      <w:ins w:id="637" w:author="Carter Daniels" w:date="2023-08-19T13:15:00Z">
        <w:r w:rsidR="00245F9A">
          <w:rPr>
            <w:rFonts w:ascii="Times New Roman" w:eastAsiaTheme="minorEastAsia" w:hAnsi="Times New Roman" w:cs="Times New Roman"/>
            <w:sz w:val="24"/>
            <w:szCs w:val="24"/>
          </w:rPr>
          <w:t>0.68</w:t>
        </w:r>
      </w:ins>
      <w:ins w:id="638" w:author="Carter Daniels" w:date="2023-08-19T13:14:00Z">
        <w:r w:rsidR="00245F9A">
          <w:rPr>
            <w:rFonts w:ascii="Times New Roman" w:eastAsiaTheme="minorEastAsia" w:hAnsi="Times New Roman" w:cs="Times New Roman"/>
            <w:sz w:val="24"/>
            <w:szCs w:val="24"/>
          </w:rPr>
          <w:t xml:space="preserve">, </w:t>
        </w:r>
        <w:r w:rsidR="00245F9A" w:rsidRPr="00524801">
          <w:rPr>
            <w:rFonts w:ascii="Times New Roman" w:eastAsiaTheme="minorEastAsia" w:hAnsi="Times New Roman" w:cs="Times New Roman"/>
            <w:i/>
            <w:iCs/>
            <w:sz w:val="24"/>
            <w:szCs w:val="24"/>
          </w:rPr>
          <w:t>p</w:t>
        </w:r>
        <w:r w:rsidR="00245F9A">
          <w:rPr>
            <w:rFonts w:ascii="Times New Roman" w:eastAsiaTheme="minorEastAsia" w:hAnsi="Times New Roman" w:cs="Times New Roman"/>
            <w:sz w:val="24"/>
            <w:szCs w:val="24"/>
          </w:rPr>
          <w:t xml:space="preserve"> </w:t>
        </w:r>
      </w:ins>
      <w:ins w:id="639" w:author="Carter Daniels" w:date="2023-08-19T13:15:00Z">
        <w:r w:rsidR="00245F9A">
          <w:rPr>
            <w:rFonts w:ascii="Times New Roman" w:eastAsiaTheme="minorEastAsia" w:hAnsi="Times New Roman" w:cs="Times New Roman"/>
            <w:sz w:val="24"/>
            <w:szCs w:val="24"/>
          </w:rPr>
          <w:t>= 0.52</w:t>
        </w:r>
      </w:ins>
      <w:ins w:id="640" w:author="Carter Daniels" w:date="2023-08-19T13:14:00Z">
        <w:r w:rsidR="00245F9A">
          <w:rPr>
            <w:rFonts w:ascii="Times New Roman" w:eastAsiaTheme="minorEastAsia" w:hAnsi="Times New Roman" w:cs="Times New Roman"/>
            <w:sz w:val="24"/>
            <w:szCs w:val="24"/>
          </w:rPr>
          <w:t xml:space="preserve">, </w:t>
        </w:r>
        <w:r w:rsidR="00245F9A" w:rsidRPr="00524801">
          <w:rPr>
            <w:rFonts w:ascii="Times New Roman" w:eastAsiaTheme="minorEastAsia" w:hAnsi="Times New Roman" w:cs="Times New Roman"/>
            <w:i/>
            <w:iCs/>
            <w:sz w:val="24"/>
            <w:szCs w:val="24"/>
          </w:rPr>
          <w:t>ln</w:t>
        </w:r>
        <w:r w:rsidR="00245F9A">
          <w:rPr>
            <w:rFonts w:ascii="Times New Roman" w:eastAsiaTheme="minorEastAsia" w:hAnsi="Times New Roman" w:cs="Times New Roman"/>
            <w:sz w:val="24"/>
            <w:szCs w:val="24"/>
          </w:rPr>
          <w:t>BF</w:t>
        </w:r>
        <w:r w:rsidR="00245F9A">
          <w:rPr>
            <w:rFonts w:ascii="Times New Roman" w:eastAsiaTheme="minorEastAsia" w:hAnsi="Times New Roman" w:cs="Times New Roman"/>
            <w:sz w:val="24"/>
            <w:szCs w:val="24"/>
            <w:vertAlign w:val="subscript"/>
          </w:rPr>
          <w:t>i0</w:t>
        </w:r>
        <w:r w:rsidR="00245F9A">
          <w:rPr>
            <w:rFonts w:ascii="Times New Roman" w:eastAsiaTheme="minorEastAsia" w:hAnsi="Times New Roman" w:cs="Times New Roman"/>
            <w:sz w:val="24"/>
            <w:szCs w:val="24"/>
          </w:rPr>
          <w:t xml:space="preserve"> = </w:t>
        </w:r>
      </w:ins>
      <w:ins w:id="641" w:author="Carter Daniels" w:date="2023-08-19T13:15:00Z">
        <w:r w:rsidR="00245F9A">
          <w:rPr>
            <w:rFonts w:ascii="Times New Roman" w:eastAsiaTheme="minorEastAsia" w:hAnsi="Times New Roman" w:cs="Times New Roman"/>
            <w:sz w:val="24"/>
            <w:szCs w:val="24"/>
          </w:rPr>
          <w:t>-1.14</w:t>
        </w:r>
      </w:ins>
      <w:ins w:id="642" w:author="Carter Daniels" w:date="2023-08-19T13:14:00Z">
        <w:r w:rsidR="00245F9A">
          <w:rPr>
            <w:rFonts w:ascii="Times New Roman" w:eastAsiaTheme="minorEastAsia" w:hAnsi="Times New Roman" w:cs="Times New Roman"/>
            <w:sz w:val="24"/>
            <w:szCs w:val="24"/>
          </w:rPr>
          <w:t xml:space="preserve">]  </w:t>
        </w:r>
      </w:ins>
      <w:ins w:id="643" w:author="Carter Daniels" w:date="2023-08-19T13:09:00Z">
        <w:r w:rsidR="007325F6">
          <w:rPr>
            <w:rFonts w:ascii="Times New Roman" w:eastAsiaTheme="minorEastAsia" w:hAnsi="Times New Roman" w:cs="Times New Roman"/>
            <w:sz w:val="24"/>
            <w:szCs w:val="24"/>
          </w:rPr>
          <w:t>or normalized</w:t>
        </w:r>
      </w:ins>
      <w:ins w:id="644" w:author="Carter Daniels" w:date="2023-08-19T13:15:00Z">
        <w:r w:rsidR="00245F9A">
          <w:rPr>
            <w:rFonts w:ascii="Times New Roman" w:eastAsiaTheme="minorEastAsia" w:hAnsi="Times New Roman" w:cs="Times New Roman"/>
            <w:sz w:val="24"/>
            <w:szCs w:val="24"/>
          </w:rPr>
          <w:t xml:space="preserve"> </w:t>
        </w:r>
        <w:r w:rsidR="00245F9A">
          <w:rPr>
            <w:rFonts w:ascii="Times New Roman" w:eastAsiaTheme="minorEastAsia" w:hAnsi="Times New Roman" w:cs="Times New Roman"/>
            <w:sz w:val="24"/>
            <w:szCs w:val="24"/>
          </w:rPr>
          <w:t>[</w:t>
        </w:r>
        <w:r w:rsidR="00245F9A" w:rsidRPr="00524801">
          <w:rPr>
            <w:rFonts w:ascii="Times New Roman" w:eastAsiaTheme="minorEastAsia" w:hAnsi="Times New Roman" w:cs="Times New Roman"/>
            <w:i/>
            <w:iCs/>
            <w:sz w:val="24"/>
            <w:szCs w:val="24"/>
          </w:rPr>
          <w:t>F</w:t>
        </w:r>
        <w:r w:rsidR="00245F9A">
          <w:rPr>
            <w:rFonts w:ascii="Times New Roman" w:eastAsiaTheme="minorEastAsia" w:hAnsi="Times New Roman" w:cs="Times New Roman"/>
            <w:sz w:val="24"/>
            <w:szCs w:val="24"/>
          </w:rPr>
          <w:t xml:space="preserve">(2,21) = 0.68, </w:t>
        </w:r>
        <w:r w:rsidR="00245F9A" w:rsidRPr="00524801">
          <w:rPr>
            <w:rFonts w:ascii="Times New Roman" w:eastAsiaTheme="minorEastAsia" w:hAnsi="Times New Roman" w:cs="Times New Roman"/>
            <w:i/>
            <w:iCs/>
            <w:sz w:val="24"/>
            <w:szCs w:val="24"/>
          </w:rPr>
          <w:t>p</w:t>
        </w:r>
        <w:r w:rsidR="00245F9A">
          <w:rPr>
            <w:rFonts w:ascii="Times New Roman" w:eastAsiaTheme="minorEastAsia" w:hAnsi="Times New Roman" w:cs="Times New Roman"/>
            <w:sz w:val="24"/>
            <w:szCs w:val="24"/>
          </w:rPr>
          <w:t xml:space="preserve"> = 0.52, </w:t>
        </w:r>
        <w:r w:rsidR="00245F9A" w:rsidRPr="00524801">
          <w:rPr>
            <w:rFonts w:ascii="Times New Roman" w:eastAsiaTheme="minorEastAsia" w:hAnsi="Times New Roman" w:cs="Times New Roman"/>
            <w:i/>
            <w:iCs/>
            <w:sz w:val="24"/>
            <w:szCs w:val="24"/>
          </w:rPr>
          <w:t>ln</w:t>
        </w:r>
        <w:r w:rsidR="00245F9A">
          <w:rPr>
            <w:rFonts w:ascii="Times New Roman" w:eastAsiaTheme="minorEastAsia" w:hAnsi="Times New Roman" w:cs="Times New Roman"/>
            <w:sz w:val="24"/>
            <w:szCs w:val="24"/>
          </w:rPr>
          <w:t>BF</w:t>
        </w:r>
        <w:r w:rsidR="00245F9A">
          <w:rPr>
            <w:rFonts w:ascii="Times New Roman" w:eastAsiaTheme="minorEastAsia" w:hAnsi="Times New Roman" w:cs="Times New Roman"/>
            <w:sz w:val="24"/>
            <w:szCs w:val="24"/>
            <w:vertAlign w:val="subscript"/>
          </w:rPr>
          <w:t>i0</w:t>
        </w:r>
        <w:r w:rsidR="00245F9A">
          <w:rPr>
            <w:rFonts w:ascii="Times New Roman" w:eastAsiaTheme="minorEastAsia" w:hAnsi="Times New Roman" w:cs="Times New Roman"/>
            <w:sz w:val="24"/>
            <w:szCs w:val="24"/>
          </w:rPr>
          <w:t xml:space="preserve"> = -1.14] </w:t>
        </w:r>
      </w:ins>
      <w:ins w:id="645" w:author="Carter Daniels" w:date="2023-08-19T13:24:00Z">
        <w:r>
          <w:rPr>
            <w:rFonts w:ascii="Times New Roman" w:eastAsiaTheme="minorEastAsia" w:hAnsi="Times New Roman" w:cs="Times New Roman"/>
            <w:sz w:val="24"/>
            <w:szCs w:val="24"/>
          </w:rPr>
          <w:t xml:space="preserve"> </w:t>
        </w:r>
      </w:ins>
      <w:ins w:id="646" w:author="Carter Daniels" w:date="2023-08-19T13:09:00Z">
        <w:r w:rsidR="007325F6">
          <w:rPr>
            <w:rFonts w:ascii="Times New Roman" w:eastAsiaTheme="minorEastAsia" w:hAnsi="Times New Roman" w:cs="Times New Roman"/>
            <w:sz w:val="24"/>
            <w:szCs w:val="24"/>
          </w:rPr>
          <w:t xml:space="preserve">P were detected. </w:t>
        </w:r>
      </w:ins>
      <w:ins w:id="647" w:author="Carter Daniels" w:date="2023-08-19T13:54:00Z">
        <w:r w:rsidR="00CC5867">
          <w:rPr>
            <w:rFonts w:ascii="Times New Roman" w:hAnsi="Times New Roman" w:cs="Times New Roman"/>
            <w:sz w:val="24"/>
            <w:szCs w:val="24"/>
          </w:rPr>
          <w:t xml:space="preserve"> </w:t>
        </w:r>
      </w:ins>
    </w:p>
    <w:p w14:paraId="1862040B" w14:textId="5FED6842" w:rsidR="009C0D9F" w:rsidRPr="0030124D" w:rsidDel="006E2026" w:rsidRDefault="006E2026" w:rsidP="006E2026">
      <w:pPr>
        <w:spacing w:line="480" w:lineRule="auto"/>
        <w:rPr>
          <w:del w:id="648" w:author="Carter Daniels" w:date="2022-09-18T21:55:00Z"/>
          <w:rFonts w:ascii="Times New Roman" w:hAnsi="Times New Roman" w:cs="Times New Roman"/>
          <w:b/>
          <w:bCs/>
          <w:sz w:val="24"/>
          <w:szCs w:val="24"/>
          <w:rPrChange w:id="649" w:author="Carter Daniels" w:date="2022-09-25T22:14:00Z">
            <w:rPr>
              <w:del w:id="650" w:author="Carter Daniels" w:date="2022-09-18T21:55:00Z"/>
              <w:rFonts w:ascii="Times New Roman" w:hAnsi="Times New Roman" w:cs="Times New Roman"/>
              <w:sz w:val="24"/>
              <w:szCs w:val="24"/>
            </w:rPr>
          </w:rPrChange>
        </w:rPr>
      </w:pPr>
      <w:commentRangeStart w:id="651"/>
      <w:ins w:id="652" w:author="Carter Daniels" w:date="2022-09-19T23:32:00Z">
        <w:r>
          <w:rPr>
            <w:rFonts w:ascii="Times New Roman" w:hAnsi="Times New Roman" w:cs="Times New Roman"/>
            <w:noProof/>
            <w:sz w:val="24"/>
            <w:szCs w:val="24"/>
          </w:rPr>
          <w:lastRenderedPageBreak/>
          <w:drawing>
            <wp:inline distT="0" distB="0" distL="0" distR="0" wp14:anchorId="4F6D0E49" wp14:editId="130C7766">
              <wp:extent cx="9080776" cy="340529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9080776" cy="3405290"/>
                      </a:xfrm>
                      <a:prstGeom prst="rect">
                        <a:avLst/>
                      </a:prstGeom>
                    </pic:spPr>
                  </pic:pic>
                </a:graphicData>
              </a:graphic>
            </wp:inline>
          </w:drawing>
        </w:r>
      </w:ins>
      <w:commentRangeEnd w:id="651"/>
      <w:ins w:id="653" w:author="Carter Daniels" w:date="2023-08-19T13:37:00Z">
        <w:r w:rsidR="007D4DFA">
          <w:rPr>
            <w:rStyle w:val="CommentReference"/>
          </w:rPr>
          <w:commentReference w:id="651"/>
        </w:r>
      </w:ins>
    </w:p>
    <w:p w14:paraId="65B400F5" w14:textId="4C2C81B9" w:rsidR="00295BC2" w:rsidRDefault="006E2026" w:rsidP="006E2026">
      <w:pPr>
        <w:spacing w:line="240" w:lineRule="auto"/>
        <w:rPr>
          <w:ins w:id="654" w:author="Carter Daniels" w:date="2022-09-25T22:07:00Z"/>
          <w:rFonts w:ascii="Times New Roman" w:hAnsi="Times New Roman" w:cs="Times New Roman"/>
          <w:sz w:val="24"/>
          <w:szCs w:val="24"/>
        </w:rPr>
      </w:pPr>
      <w:ins w:id="655" w:author="Carter Daniels" w:date="2022-09-19T23:32:00Z">
        <w:r w:rsidRPr="0030124D">
          <w:rPr>
            <w:rFonts w:ascii="Times New Roman" w:hAnsi="Times New Roman" w:cs="Times New Roman"/>
            <w:b/>
            <w:bCs/>
            <w:sz w:val="24"/>
            <w:szCs w:val="24"/>
            <w:rPrChange w:id="656" w:author="Carter Daniels" w:date="2022-09-25T22:14:00Z">
              <w:rPr>
                <w:rFonts w:ascii="Times New Roman" w:hAnsi="Times New Roman" w:cs="Times New Roman"/>
                <w:sz w:val="24"/>
                <w:szCs w:val="24"/>
              </w:rPr>
            </w:rPrChange>
          </w:rPr>
          <w:t>Figure 1.</w:t>
        </w:r>
        <w:r>
          <w:rPr>
            <w:rFonts w:ascii="Times New Roman" w:hAnsi="Times New Roman" w:cs="Times New Roman"/>
            <w:sz w:val="24"/>
            <w:szCs w:val="24"/>
          </w:rPr>
          <w:t xml:space="preserve"> Mean raw</w:t>
        </w:r>
      </w:ins>
      <w:ins w:id="657" w:author="Carter Daniels" w:date="2022-09-19T23:34:00Z">
        <w:r>
          <w:rPr>
            <w:rFonts w:ascii="Times New Roman" w:hAnsi="Times New Roman" w:cs="Times New Roman"/>
            <w:sz w:val="24"/>
            <w:szCs w:val="24"/>
          </w:rPr>
          <w:t xml:space="preserve"> (Panel </w:t>
        </w:r>
        <w:proofErr w:type="gramStart"/>
        <w:r>
          <w:rPr>
            <w:rFonts w:ascii="Times New Roman" w:hAnsi="Times New Roman" w:cs="Times New Roman"/>
            <w:sz w:val="24"/>
            <w:szCs w:val="24"/>
          </w:rPr>
          <w:t xml:space="preserve">A) </w:t>
        </w:r>
      </w:ins>
      <w:ins w:id="658" w:author="Carter Daniels" w:date="2022-09-19T23:32:00Z">
        <w:r>
          <w:rPr>
            <w:rFonts w:ascii="Times New Roman" w:hAnsi="Times New Roman" w:cs="Times New Roman"/>
            <w:sz w:val="24"/>
            <w:szCs w:val="24"/>
          </w:rPr>
          <w:t xml:space="preserve"> BPs</w:t>
        </w:r>
      </w:ins>
      <w:proofErr w:type="gramEnd"/>
      <w:ins w:id="659" w:author="Carter Daniels" w:date="2022-09-19T23:34:00Z">
        <w:r>
          <w:rPr>
            <w:rFonts w:ascii="Times New Roman" w:hAnsi="Times New Roman" w:cs="Times New Roman"/>
            <w:sz w:val="24"/>
            <w:szCs w:val="24"/>
          </w:rPr>
          <w:t xml:space="preserve"> (blue)</w:t>
        </w:r>
      </w:ins>
      <w:ins w:id="660" w:author="Carter Daniels" w:date="2022-09-19T23:33:00Z">
        <w:r>
          <w:rPr>
            <w:rFonts w:ascii="Times New Roman" w:hAnsi="Times New Roman" w:cs="Times New Roman"/>
            <w:sz w:val="24"/>
            <w:szCs w:val="24"/>
          </w:rPr>
          <w:t xml:space="preserve"> and programmed FIs</w:t>
        </w:r>
      </w:ins>
      <w:ins w:id="661" w:author="Carter Daniels" w:date="2022-09-19T23:34:00Z">
        <w:r>
          <w:rPr>
            <w:rFonts w:ascii="Times New Roman" w:hAnsi="Times New Roman" w:cs="Times New Roman"/>
            <w:sz w:val="24"/>
            <w:szCs w:val="24"/>
          </w:rPr>
          <w:t xml:space="preserve"> (orange)</w:t>
        </w:r>
      </w:ins>
      <w:ins w:id="662" w:author="Carter Daniels" w:date="2022-09-19T23:32:00Z">
        <w:r>
          <w:rPr>
            <w:rFonts w:ascii="Times New Roman" w:hAnsi="Times New Roman" w:cs="Times New Roman"/>
            <w:sz w:val="24"/>
            <w:szCs w:val="24"/>
          </w:rPr>
          <w:t xml:space="preserve"> </w:t>
        </w:r>
      </w:ins>
      <w:ins w:id="663" w:author="Carter Daniels" w:date="2022-09-19T23:33:00Z">
        <w:r>
          <w:rPr>
            <w:rFonts w:ascii="Times New Roman" w:hAnsi="Times New Roman" w:cs="Times New Roman"/>
            <w:sz w:val="24"/>
            <w:szCs w:val="24"/>
          </w:rPr>
          <w:t>and normalized</w:t>
        </w:r>
      </w:ins>
      <w:ins w:id="664" w:author="Carter Daniels" w:date="2022-09-19T23:34:00Z">
        <w:r>
          <w:rPr>
            <w:rFonts w:ascii="Times New Roman" w:hAnsi="Times New Roman" w:cs="Times New Roman"/>
            <w:sz w:val="24"/>
            <w:szCs w:val="24"/>
          </w:rPr>
          <w:t xml:space="preserve"> (Panel B) </w:t>
        </w:r>
      </w:ins>
      <w:ins w:id="665" w:author="Carter Daniels" w:date="2022-09-19T23:33:00Z">
        <w:r>
          <w:rPr>
            <w:rFonts w:ascii="Times New Roman" w:hAnsi="Times New Roman" w:cs="Times New Roman"/>
            <w:sz w:val="24"/>
            <w:szCs w:val="24"/>
          </w:rPr>
          <w:t>BPs and programmed FIs as a function of trial into a session (averaged over 12 sessions) for each training group (Base 20: solid line,</w:t>
        </w:r>
      </w:ins>
      <w:ins w:id="666" w:author="Carter Daniels" w:date="2022-09-19T23:34:00Z">
        <w:r>
          <w:rPr>
            <w:rFonts w:ascii="Times New Roman" w:hAnsi="Times New Roman" w:cs="Times New Roman"/>
            <w:sz w:val="24"/>
            <w:szCs w:val="24"/>
          </w:rPr>
          <w:t xml:space="preserve"> circles; Base 40: dashed line, </w:t>
        </w:r>
        <w:proofErr w:type="spellStart"/>
        <w:r>
          <w:rPr>
            <w:rFonts w:ascii="Times New Roman" w:hAnsi="Times New Roman" w:cs="Times New Roman"/>
            <w:sz w:val="24"/>
            <w:szCs w:val="24"/>
          </w:rPr>
          <w:t>xs</w:t>
        </w:r>
        <w:proofErr w:type="spellEnd"/>
        <w:r>
          <w:rPr>
            <w:rFonts w:ascii="Times New Roman" w:hAnsi="Times New Roman" w:cs="Times New Roman"/>
            <w:sz w:val="24"/>
            <w:szCs w:val="24"/>
          </w:rPr>
          <w:t xml:space="preserve">; Base 60: dotted line, squares). </w:t>
        </w:r>
      </w:ins>
    </w:p>
    <w:p w14:paraId="6279871F" w14:textId="77777777" w:rsidR="00295BC2" w:rsidRDefault="00295BC2">
      <w:pPr>
        <w:rPr>
          <w:ins w:id="667" w:author="Carter Daniels" w:date="2022-09-25T22:07:00Z"/>
          <w:rFonts w:ascii="Times New Roman" w:hAnsi="Times New Roman" w:cs="Times New Roman"/>
          <w:sz w:val="24"/>
          <w:szCs w:val="24"/>
        </w:rPr>
      </w:pPr>
      <w:ins w:id="668" w:author="Carter Daniels" w:date="2022-09-25T22:07:00Z">
        <w:r>
          <w:rPr>
            <w:rFonts w:ascii="Times New Roman" w:hAnsi="Times New Roman" w:cs="Times New Roman"/>
            <w:sz w:val="24"/>
            <w:szCs w:val="24"/>
          </w:rPr>
          <w:br w:type="page"/>
        </w:r>
      </w:ins>
    </w:p>
    <w:p w14:paraId="14185D60" w14:textId="77777777" w:rsidR="0030124D" w:rsidRDefault="0030124D" w:rsidP="00AD039A">
      <w:pPr>
        <w:spacing w:line="480" w:lineRule="auto"/>
        <w:rPr>
          <w:ins w:id="669" w:author="Carter Daniels" w:date="2022-09-25T22:16:00Z"/>
          <w:rFonts w:ascii="Times New Roman" w:hAnsi="Times New Roman" w:cs="Times New Roman"/>
          <w:b/>
          <w:bCs/>
          <w:sz w:val="24"/>
          <w:szCs w:val="24"/>
        </w:rPr>
        <w:sectPr w:rsidR="0030124D" w:rsidSect="0030124D">
          <w:pgSz w:w="15840" w:h="12240" w:orient="landscape"/>
          <w:pgMar w:top="1440" w:right="1440" w:bottom="1440" w:left="1440" w:header="720" w:footer="720" w:gutter="0"/>
          <w:cols w:space="720"/>
          <w:docGrid w:linePitch="360"/>
        </w:sectPr>
      </w:pPr>
    </w:p>
    <w:p w14:paraId="0506F204" w14:textId="2EC539DA" w:rsidR="00AD039A" w:rsidRDefault="007A47AD" w:rsidP="00AD039A">
      <w:pPr>
        <w:spacing w:line="480" w:lineRule="auto"/>
        <w:rPr>
          <w:ins w:id="670" w:author="Carter Daniels" w:date="2022-09-18T22:00:00Z"/>
          <w:rFonts w:ascii="Times New Roman" w:hAnsi="Times New Roman" w:cs="Times New Roman"/>
          <w:b/>
          <w:bCs/>
          <w:sz w:val="24"/>
          <w:szCs w:val="24"/>
        </w:rPr>
      </w:pPr>
      <w:ins w:id="671" w:author="Carter Daniels" w:date="2022-09-18T21:58:00Z">
        <w:r>
          <w:rPr>
            <w:rFonts w:ascii="Times New Roman" w:hAnsi="Times New Roman" w:cs="Times New Roman"/>
            <w:b/>
            <w:bCs/>
            <w:sz w:val="24"/>
            <w:szCs w:val="24"/>
          </w:rPr>
          <w:lastRenderedPageBreak/>
          <w:t>Dynamic Timing Performance is NOT Scalar Invariant when Analyzed a</w:t>
        </w:r>
      </w:ins>
      <w:ins w:id="672" w:author="Carter Daniels" w:date="2022-09-18T21:59:00Z">
        <w:r>
          <w:rPr>
            <w:rFonts w:ascii="Times New Roman" w:hAnsi="Times New Roman" w:cs="Times New Roman"/>
            <w:b/>
            <w:bCs/>
            <w:sz w:val="24"/>
            <w:szCs w:val="24"/>
          </w:rPr>
          <w:t xml:space="preserve">s a </w:t>
        </w:r>
      </w:ins>
      <w:ins w:id="673" w:author="Carter Daniels" w:date="2022-09-18T22:00:00Z">
        <w:r>
          <w:rPr>
            <w:rFonts w:ascii="Times New Roman" w:hAnsi="Times New Roman" w:cs="Times New Roman"/>
            <w:b/>
            <w:bCs/>
            <w:sz w:val="24"/>
            <w:szCs w:val="24"/>
          </w:rPr>
          <w:t>F</w:t>
        </w:r>
      </w:ins>
      <w:ins w:id="674" w:author="Carter Daniels" w:date="2022-09-18T21:59:00Z">
        <w:r>
          <w:rPr>
            <w:rFonts w:ascii="Times New Roman" w:hAnsi="Times New Roman" w:cs="Times New Roman"/>
            <w:b/>
            <w:bCs/>
            <w:sz w:val="24"/>
            <w:szCs w:val="24"/>
          </w:rPr>
          <w:t>unction of FI</w:t>
        </w:r>
      </w:ins>
    </w:p>
    <w:p w14:paraId="344DCDE2" w14:textId="4047CF77" w:rsidR="007A47AD" w:rsidRDefault="007A47AD" w:rsidP="00AD039A">
      <w:pPr>
        <w:spacing w:line="480" w:lineRule="auto"/>
        <w:rPr>
          <w:ins w:id="675" w:author="Carter Daniels" w:date="2023-08-19T15:34:00Z"/>
          <w:rFonts w:ascii="Times New Roman" w:hAnsi="Times New Roman" w:cs="Times New Roman"/>
          <w:sz w:val="24"/>
          <w:szCs w:val="24"/>
        </w:rPr>
      </w:pPr>
      <w:ins w:id="676" w:author="Carter Daniels" w:date="2022-09-18T22:00:00Z">
        <w:r>
          <w:rPr>
            <w:rFonts w:ascii="Times New Roman" w:hAnsi="Times New Roman" w:cs="Times New Roman"/>
            <w:b/>
            <w:bCs/>
            <w:sz w:val="24"/>
            <w:szCs w:val="24"/>
          </w:rPr>
          <w:tab/>
        </w:r>
      </w:ins>
      <w:ins w:id="677" w:author="Carter Daniels" w:date="2022-09-19T22:39:00Z">
        <w:r w:rsidR="005132C0">
          <w:rPr>
            <w:rFonts w:ascii="Times New Roman" w:hAnsi="Times New Roman" w:cs="Times New Roman"/>
            <w:sz w:val="24"/>
            <w:szCs w:val="24"/>
          </w:rPr>
          <w:t>T</w:t>
        </w:r>
      </w:ins>
      <w:ins w:id="678" w:author="Carter Daniels" w:date="2022-09-18T22:00:00Z">
        <w:r>
          <w:rPr>
            <w:rFonts w:ascii="Times New Roman" w:hAnsi="Times New Roman" w:cs="Times New Roman"/>
            <w:sz w:val="24"/>
            <w:szCs w:val="24"/>
          </w:rPr>
          <w:t>o conclude that dynamic timing performance ad</w:t>
        </w:r>
      </w:ins>
      <w:ins w:id="679" w:author="Carter Daniels" w:date="2022-09-18T22:01:00Z">
        <w:r>
          <w:rPr>
            <w:rFonts w:ascii="Times New Roman" w:hAnsi="Times New Roman" w:cs="Times New Roman"/>
            <w:sz w:val="24"/>
            <w:szCs w:val="24"/>
          </w:rPr>
          <w:t xml:space="preserve">heres to the scalar property, we need to perform a strong test of the scalar property. </w:t>
        </w:r>
      </w:ins>
      <w:ins w:id="680" w:author="Carter Daniels" w:date="2022-09-18T22:02:00Z">
        <w:r>
          <w:rPr>
            <w:rFonts w:ascii="Times New Roman" w:hAnsi="Times New Roman" w:cs="Times New Roman"/>
            <w:sz w:val="24"/>
            <w:szCs w:val="24"/>
          </w:rPr>
          <w:t xml:space="preserve">In addition to </w:t>
        </w:r>
      </w:ins>
      <w:ins w:id="681" w:author="Carter Daniels" w:date="2022-09-19T22:40:00Z">
        <w:r w:rsidR="005132C0">
          <w:rPr>
            <w:rFonts w:ascii="Times New Roman" w:hAnsi="Times New Roman" w:cs="Times New Roman"/>
            <w:sz w:val="24"/>
            <w:szCs w:val="24"/>
          </w:rPr>
          <w:t>BPs</w:t>
        </w:r>
      </w:ins>
      <w:ins w:id="682" w:author="Carter Daniels" w:date="2022-09-18T22:02:00Z">
        <w:r>
          <w:rPr>
            <w:rFonts w:ascii="Times New Roman" w:hAnsi="Times New Roman" w:cs="Times New Roman"/>
            <w:sz w:val="24"/>
            <w:szCs w:val="24"/>
          </w:rPr>
          <w:t xml:space="preserve"> superimposing</w:t>
        </w:r>
      </w:ins>
      <w:ins w:id="683" w:author="Carter Daniels" w:date="2022-09-18T22:03:00Z">
        <w:r w:rsidR="005C610F">
          <w:rPr>
            <w:rFonts w:ascii="Times New Roman" w:hAnsi="Times New Roman" w:cs="Times New Roman"/>
            <w:sz w:val="24"/>
            <w:szCs w:val="24"/>
          </w:rPr>
          <w:t xml:space="preserve">, it needs to be the case that response rate as a function of time in the FI also superimposes. </w:t>
        </w:r>
      </w:ins>
      <w:ins w:id="684" w:author="Carter Daniels" w:date="2022-09-18T22:01:00Z">
        <w:r>
          <w:rPr>
            <w:rFonts w:ascii="Times New Roman" w:hAnsi="Times New Roman" w:cs="Times New Roman"/>
            <w:sz w:val="24"/>
            <w:szCs w:val="24"/>
          </w:rPr>
          <w:t xml:space="preserve">First, we confirmed that </w:t>
        </w:r>
      </w:ins>
      <w:ins w:id="685" w:author="Carter Daniels" w:date="2022-09-18T22:02:00Z">
        <w:r>
          <w:rPr>
            <w:rFonts w:ascii="Times New Roman" w:hAnsi="Times New Roman" w:cs="Times New Roman"/>
            <w:sz w:val="24"/>
            <w:szCs w:val="24"/>
          </w:rPr>
          <w:t>response rates</w:t>
        </w:r>
      </w:ins>
      <w:ins w:id="686" w:author="Carter Daniels" w:date="2022-09-18T22:01:00Z">
        <w:r>
          <w:rPr>
            <w:rFonts w:ascii="Times New Roman" w:hAnsi="Times New Roman" w:cs="Times New Roman"/>
            <w:sz w:val="24"/>
            <w:szCs w:val="24"/>
          </w:rPr>
          <w:t xml:space="preserve"> in individual FIs, despite being programmed to increment and decremen</w:t>
        </w:r>
      </w:ins>
      <w:ins w:id="687" w:author="Carter Daniels" w:date="2022-09-18T22:02:00Z">
        <w:r>
          <w:rPr>
            <w:rFonts w:ascii="Times New Roman" w:hAnsi="Times New Roman" w:cs="Times New Roman"/>
            <w:sz w:val="24"/>
            <w:szCs w:val="24"/>
          </w:rPr>
          <w:t xml:space="preserve">t following a sine wave, </w:t>
        </w:r>
      </w:ins>
      <w:ins w:id="688" w:author="Carter Daniels" w:date="2022-09-18T22:04:00Z">
        <w:r w:rsidR="005C610F">
          <w:rPr>
            <w:rFonts w:ascii="Times New Roman" w:hAnsi="Times New Roman" w:cs="Times New Roman"/>
            <w:sz w:val="24"/>
            <w:szCs w:val="24"/>
          </w:rPr>
          <w:t>follow the typical sigmoidal shape found in animals trained on static FIs. Figure 2 shows response rates as a function of time in the FI for each FI presented to each training group</w:t>
        </w:r>
      </w:ins>
      <w:ins w:id="689" w:author="Carter Daniels" w:date="2022-09-18T22:13:00Z">
        <w:r w:rsidR="00E35E2A">
          <w:rPr>
            <w:rFonts w:ascii="Times New Roman" w:hAnsi="Times New Roman" w:cs="Times New Roman"/>
            <w:sz w:val="24"/>
            <w:szCs w:val="24"/>
          </w:rPr>
          <w:t xml:space="preserve"> (bin epoch = 0.12</w:t>
        </w:r>
      </w:ins>
      <w:ins w:id="690" w:author="Carter Daniels" w:date="2022-09-18T22:14:00Z">
        <w:r w:rsidR="00E35E2A">
          <w:rPr>
            <w:rFonts w:ascii="Times New Roman" w:hAnsi="Times New Roman" w:cs="Times New Roman"/>
            <w:sz w:val="24"/>
            <w:szCs w:val="24"/>
          </w:rPr>
          <w:t>5*FI)</w:t>
        </w:r>
      </w:ins>
      <w:ins w:id="691" w:author="Carter Daniels" w:date="2022-09-18T22:04:00Z">
        <w:r w:rsidR="005C610F">
          <w:rPr>
            <w:rFonts w:ascii="Times New Roman" w:hAnsi="Times New Roman" w:cs="Times New Roman"/>
            <w:sz w:val="24"/>
            <w:szCs w:val="24"/>
          </w:rPr>
          <w:t xml:space="preserve">. Visual inspection suggests that indeed, response rates start at a relatively low rate and then are negatively accelerated until reaching a plateau </w:t>
        </w:r>
      </w:ins>
      <w:ins w:id="692" w:author="Carter Daniels" w:date="2022-09-18T22:05:00Z">
        <w:r w:rsidR="005C610F">
          <w:rPr>
            <w:rFonts w:ascii="Times New Roman" w:hAnsi="Times New Roman" w:cs="Times New Roman"/>
            <w:sz w:val="24"/>
            <w:szCs w:val="24"/>
          </w:rPr>
          <w:t xml:space="preserve">just before the </w:t>
        </w:r>
      </w:ins>
      <w:ins w:id="693" w:author="Carter Daniels" w:date="2022-09-19T22:31:00Z">
        <w:r w:rsidR="00E677D4">
          <w:rPr>
            <w:rFonts w:ascii="Times New Roman" w:hAnsi="Times New Roman" w:cs="Times New Roman"/>
            <w:sz w:val="24"/>
            <w:szCs w:val="24"/>
          </w:rPr>
          <w:t xml:space="preserve">time </w:t>
        </w:r>
      </w:ins>
      <w:ins w:id="694" w:author="Carter Daniels" w:date="2022-09-18T22:05:00Z">
        <w:r w:rsidR="005C610F">
          <w:rPr>
            <w:rFonts w:ascii="Times New Roman" w:hAnsi="Times New Roman" w:cs="Times New Roman"/>
            <w:sz w:val="24"/>
            <w:szCs w:val="24"/>
          </w:rPr>
          <w:t xml:space="preserve">of reinforcement. Figure </w:t>
        </w:r>
      </w:ins>
      <w:ins w:id="695" w:author="Carter Daniels" w:date="2022-09-18T22:50:00Z">
        <w:r w:rsidR="002E3F2D">
          <w:rPr>
            <w:rFonts w:ascii="Times New Roman" w:hAnsi="Times New Roman" w:cs="Times New Roman"/>
            <w:sz w:val="24"/>
            <w:szCs w:val="24"/>
          </w:rPr>
          <w:t>3A-C</w:t>
        </w:r>
      </w:ins>
      <w:ins w:id="696" w:author="Carter Daniels" w:date="2022-09-18T22:05:00Z">
        <w:r w:rsidR="005C610F">
          <w:rPr>
            <w:rFonts w:ascii="Times New Roman" w:hAnsi="Times New Roman" w:cs="Times New Roman"/>
            <w:sz w:val="24"/>
            <w:szCs w:val="24"/>
          </w:rPr>
          <w:t xml:space="preserve"> shows the same data but with response rates normalized by the max response rate and time normalized by the programmed FI. </w:t>
        </w:r>
      </w:ins>
      <w:ins w:id="697" w:author="Carter Daniels" w:date="2022-09-18T22:06:00Z">
        <w:r w:rsidR="005C610F">
          <w:rPr>
            <w:rFonts w:ascii="Times New Roman" w:hAnsi="Times New Roman" w:cs="Times New Roman"/>
            <w:sz w:val="24"/>
            <w:szCs w:val="24"/>
          </w:rPr>
          <w:t>Visual inspection sug</w:t>
        </w:r>
      </w:ins>
      <w:ins w:id="698" w:author="Carter Daniels" w:date="2022-09-18T22:07:00Z">
        <w:r w:rsidR="005C610F">
          <w:rPr>
            <w:rFonts w:ascii="Times New Roman" w:hAnsi="Times New Roman" w:cs="Times New Roman"/>
            <w:sz w:val="24"/>
            <w:szCs w:val="24"/>
          </w:rPr>
          <w:t xml:space="preserve">gests lack of superimposition among normalized response rates. </w:t>
        </w:r>
      </w:ins>
      <w:ins w:id="699" w:author="Carter Daniels" w:date="2022-09-18T22:08:00Z">
        <w:r w:rsidR="005C610F">
          <w:rPr>
            <w:rFonts w:ascii="Times New Roman" w:hAnsi="Times New Roman" w:cs="Times New Roman"/>
            <w:sz w:val="24"/>
            <w:szCs w:val="24"/>
          </w:rPr>
          <w:t xml:space="preserve">Base 20 and Base 40 mice respond at higher rates </w:t>
        </w:r>
        <w:r w:rsidR="00502718">
          <w:rPr>
            <w:rFonts w:ascii="Times New Roman" w:hAnsi="Times New Roman" w:cs="Times New Roman"/>
            <w:sz w:val="24"/>
            <w:szCs w:val="24"/>
          </w:rPr>
          <w:t>early in FIs around the peak of the sinewave compared to FIs around the trough of the sinewave. In contr</w:t>
        </w:r>
      </w:ins>
      <w:ins w:id="700" w:author="Carter Daniels" w:date="2022-09-18T22:09:00Z">
        <w:r w:rsidR="00502718">
          <w:rPr>
            <w:rFonts w:ascii="Times New Roman" w:hAnsi="Times New Roman" w:cs="Times New Roman"/>
            <w:sz w:val="24"/>
            <w:szCs w:val="24"/>
          </w:rPr>
          <w:t xml:space="preserve">ast, Base 60 mice respond at higher rates early in FIs around the trough of the sinewave compared to FIs around the peak of the sinewave. </w:t>
        </w:r>
      </w:ins>
      <w:commentRangeStart w:id="701"/>
      <w:ins w:id="702" w:author="Carter Daniels" w:date="2022-09-18T22:10:00Z">
        <w:r w:rsidR="00502718">
          <w:rPr>
            <w:rFonts w:ascii="Times New Roman" w:hAnsi="Times New Roman" w:cs="Times New Roman"/>
            <w:sz w:val="24"/>
            <w:szCs w:val="24"/>
          </w:rPr>
          <w:t xml:space="preserve">This suggests that dynamic interval timing may not be scalar invariant. </w:t>
        </w:r>
      </w:ins>
      <w:commentRangeEnd w:id="701"/>
      <w:ins w:id="703" w:author="Carter Daniels" w:date="2022-09-25T22:20:00Z">
        <w:r w:rsidR="00791179">
          <w:rPr>
            <w:rStyle w:val="CommentReference"/>
          </w:rPr>
          <w:commentReference w:id="701"/>
        </w:r>
      </w:ins>
    </w:p>
    <w:p w14:paraId="52E8EDC5" w14:textId="01F82894" w:rsidR="00270ECB" w:rsidRDefault="00270ECB" w:rsidP="00270ECB">
      <w:pPr>
        <w:spacing w:line="480" w:lineRule="auto"/>
        <w:rPr>
          <w:ins w:id="704" w:author="Carter Daniels" w:date="2023-08-19T15:36:00Z"/>
          <w:rFonts w:ascii="Times New Roman" w:eastAsiaTheme="minorEastAsia" w:hAnsi="Times New Roman" w:cs="Times New Roman"/>
          <w:sz w:val="24"/>
          <w:szCs w:val="24"/>
        </w:rPr>
      </w:pPr>
    </w:p>
    <w:p w14:paraId="680C2300" w14:textId="27D22BB0" w:rsidR="00295BC2" w:rsidRDefault="00295BC2" w:rsidP="00AD039A">
      <w:pPr>
        <w:spacing w:line="480" w:lineRule="auto"/>
        <w:rPr>
          <w:ins w:id="705" w:author="Carter Daniels" w:date="2022-09-25T22:07:00Z"/>
          <w:rFonts w:ascii="Times New Roman" w:hAnsi="Times New Roman" w:cs="Times New Roman"/>
          <w:sz w:val="24"/>
          <w:szCs w:val="24"/>
        </w:rPr>
      </w:pPr>
      <w:ins w:id="706" w:author="Carter Daniels" w:date="2022-09-25T22:07:00Z">
        <w:r>
          <w:rPr>
            <w:rFonts w:ascii="Times New Roman" w:hAnsi="Times New Roman" w:cs="Times New Roman"/>
            <w:noProof/>
            <w:sz w:val="24"/>
            <w:szCs w:val="24"/>
          </w:rPr>
          <w:lastRenderedPageBreak/>
          <w:drawing>
            <wp:inline distT="0" distB="0" distL="0" distR="0" wp14:anchorId="578A7043" wp14:editId="2B6457B0">
              <wp:extent cx="6429375" cy="723304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0779" cy="7257127"/>
                      </a:xfrm>
                      <a:prstGeom prst="rect">
                        <a:avLst/>
                      </a:prstGeom>
                    </pic:spPr>
                  </pic:pic>
                </a:graphicData>
              </a:graphic>
            </wp:inline>
          </w:drawing>
        </w:r>
      </w:ins>
    </w:p>
    <w:p w14:paraId="44E2D1E2" w14:textId="375A3668" w:rsidR="00295BC2" w:rsidRDefault="00295BC2" w:rsidP="00ED27FC">
      <w:pPr>
        <w:spacing w:line="240" w:lineRule="auto"/>
        <w:rPr>
          <w:ins w:id="707" w:author="Carter Daniels" w:date="2022-09-25T22:18:00Z"/>
          <w:rFonts w:ascii="Times New Roman" w:hAnsi="Times New Roman" w:cs="Times New Roman"/>
          <w:sz w:val="24"/>
          <w:szCs w:val="24"/>
        </w:rPr>
      </w:pPr>
      <w:ins w:id="708" w:author="Carter Daniels" w:date="2022-09-25T22:07:00Z">
        <w:r w:rsidRPr="0030124D">
          <w:rPr>
            <w:rFonts w:ascii="Times New Roman" w:hAnsi="Times New Roman" w:cs="Times New Roman"/>
            <w:b/>
            <w:bCs/>
            <w:sz w:val="24"/>
            <w:szCs w:val="24"/>
            <w:rPrChange w:id="709" w:author="Carter Daniels" w:date="2022-09-25T22:14:00Z">
              <w:rPr>
                <w:rFonts w:ascii="Times New Roman" w:hAnsi="Times New Roman" w:cs="Times New Roman"/>
                <w:sz w:val="24"/>
                <w:szCs w:val="24"/>
              </w:rPr>
            </w:rPrChange>
          </w:rPr>
          <w:t>Figure 2.</w:t>
        </w:r>
        <w:r>
          <w:rPr>
            <w:rFonts w:ascii="Times New Roman" w:hAnsi="Times New Roman" w:cs="Times New Roman"/>
            <w:sz w:val="24"/>
            <w:szCs w:val="24"/>
          </w:rPr>
          <w:t xml:space="preserve"> Mean raw response rates as a function of Time in the FI (s)</w:t>
        </w:r>
      </w:ins>
      <w:ins w:id="710" w:author="Carter Daniels" w:date="2022-09-25T22:08:00Z">
        <w:r w:rsidR="00ED27FC">
          <w:rPr>
            <w:rFonts w:ascii="Times New Roman" w:hAnsi="Times New Roman" w:cs="Times New Roman"/>
            <w:sz w:val="24"/>
            <w:szCs w:val="24"/>
          </w:rPr>
          <w:t xml:space="preserve"> for Base20</w:t>
        </w:r>
      </w:ins>
      <w:ins w:id="711" w:author="Carter Daniels" w:date="2022-09-25T22:14:00Z">
        <w:r w:rsidR="0030124D">
          <w:rPr>
            <w:rFonts w:ascii="Times New Roman" w:hAnsi="Times New Roman" w:cs="Times New Roman"/>
            <w:sz w:val="24"/>
            <w:szCs w:val="24"/>
          </w:rPr>
          <w:t xml:space="preserve"> (Top Panel)</w:t>
        </w:r>
      </w:ins>
      <w:ins w:id="712" w:author="Carter Daniels" w:date="2022-09-25T22:08:00Z">
        <w:r w:rsidR="00ED27FC">
          <w:rPr>
            <w:rFonts w:ascii="Times New Roman" w:hAnsi="Times New Roman" w:cs="Times New Roman"/>
            <w:sz w:val="24"/>
            <w:szCs w:val="24"/>
          </w:rPr>
          <w:t>, Base40</w:t>
        </w:r>
      </w:ins>
      <w:ins w:id="713" w:author="Carter Daniels" w:date="2022-09-25T22:14:00Z">
        <w:r w:rsidR="0030124D">
          <w:rPr>
            <w:rFonts w:ascii="Times New Roman" w:hAnsi="Times New Roman" w:cs="Times New Roman"/>
            <w:sz w:val="24"/>
            <w:szCs w:val="24"/>
          </w:rPr>
          <w:t xml:space="preserve"> (</w:t>
        </w:r>
      </w:ins>
      <w:ins w:id="714" w:author="Carter Daniels" w:date="2022-09-25T22:15:00Z">
        <w:r w:rsidR="0030124D">
          <w:rPr>
            <w:rFonts w:ascii="Times New Roman" w:hAnsi="Times New Roman" w:cs="Times New Roman"/>
            <w:sz w:val="24"/>
            <w:szCs w:val="24"/>
          </w:rPr>
          <w:t>Middle Panel)</w:t>
        </w:r>
      </w:ins>
      <w:ins w:id="715" w:author="Carter Daniels" w:date="2022-09-25T22:08:00Z">
        <w:r w:rsidR="00ED27FC">
          <w:rPr>
            <w:rFonts w:ascii="Times New Roman" w:hAnsi="Times New Roman" w:cs="Times New Roman"/>
            <w:sz w:val="24"/>
            <w:szCs w:val="24"/>
          </w:rPr>
          <w:t>, and Base60</w:t>
        </w:r>
      </w:ins>
      <w:ins w:id="716" w:author="Carter Daniels" w:date="2022-09-25T22:15:00Z">
        <w:r w:rsidR="0030124D">
          <w:rPr>
            <w:rFonts w:ascii="Times New Roman" w:hAnsi="Times New Roman" w:cs="Times New Roman"/>
            <w:sz w:val="24"/>
            <w:szCs w:val="24"/>
          </w:rPr>
          <w:t xml:space="preserve"> (Bottom Panel)</w:t>
        </w:r>
      </w:ins>
      <w:ins w:id="717" w:author="Carter Daniels" w:date="2022-09-25T22:08:00Z">
        <w:r w:rsidR="00ED27FC">
          <w:rPr>
            <w:rFonts w:ascii="Times New Roman" w:hAnsi="Times New Roman" w:cs="Times New Roman"/>
            <w:sz w:val="24"/>
            <w:szCs w:val="24"/>
          </w:rPr>
          <w:t xml:space="preserve"> mice</w:t>
        </w:r>
      </w:ins>
      <w:ins w:id="718" w:author="Carter Daniels" w:date="2022-09-25T22:15:00Z">
        <w:r w:rsidR="0030124D">
          <w:rPr>
            <w:rFonts w:ascii="Times New Roman" w:hAnsi="Times New Roman" w:cs="Times New Roman"/>
            <w:sz w:val="24"/>
            <w:szCs w:val="24"/>
          </w:rPr>
          <w:t xml:space="preserve">. </w:t>
        </w:r>
      </w:ins>
      <w:ins w:id="719" w:author="Carter Daniels" w:date="2022-09-25T22:08:00Z">
        <w:r w:rsidR="00ED27FC">
          <w:rPr>
            <w:rFonts w:ascii="Times New Roman" w:hAnsi="Times New Roman" w:cs="Times New Roman"/>
            <w:sz w:val="24"/>
            <w:szCs w:val="24"/>
          </w:rPr>
          <w:t>Response rate functions were constructed by binning responses into bins equal to 12.5% of each FI and then dividing by</w:t>
        </w:r>
      </w:ins>
      <w:ins w:id="720" w:author="Carter Daniels" w:date="2022-09-25T22:09:00Z">
        <w:r w:rsidR="00ED27FC">
          <w:rPr>
            <w:rFonts w:ascii="Times New Roman" w:hAnsi="Times New Roman" w:cs="Times New Roman"/>
            <w:sz w:val="24"/>
            <w:szCs w:val="24"/>
          </w:rPr>
          <w:t xml:space="preserve"> the number of corresponding seconds. </w:t>
        </w:r>
      </w:ins>
    </w:p>
    <w:p w14:paraId="1EEC593E" w14:textId="52382A0C" w:rsidR="00791179" w:rsidRDefault="00791179" w:rsidP="00ED27FC">
      <w:pPr>
        <w:spacing w:line="240" w:lineRule="auto"/>
        <w:rPr>
          <w:ins w:id="721" w:author="Carter Daniels" w:date="2022-09-25T22:18:00Z"/>
          <w:rFonts w:ascii="Times New Roman" w:hAnsi="Times New Roman" w:cs="Times New Roman"/>
          <w:sz w:val="24"/>
          <w:szCs w:val="24"/>
        </w:rPr>
      </w:pPr>
      <w:ins w:id="722" w:author="Carter Daniels" w:date="2022-09-25T22:18:00Z">
        <w:r>
          <w:rPr>
            <w:rFonts w:ascii="Times New Roman" w:hAnsi="Times New Roman" w:cs="Times New Roman"/>
            <w:noProof/>
            <w:sz w:val="24"/>
            <w:szCs w:val="24"/>
          </w:rPr>
          <w:lastRenderedPageBreak/>
          <w:drawing>
            <wp:inline distT="0" distB="0" distL="0" distR="0" wp14:anchorId="22A670B3" wp14:editId="65E124EC">
              <wp:extent cx="6353175" cy="7147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4252" cy="7182285"/>
                      </a:xfrm>
                      <a:prstGeom prst="rect">
                        <a:avLst/>
                      </a:prstGeom>
                    </pic:spPr>
                  </pic:pic>
                </a:graphicData>
              </a:graphic>
            </wp:inline>
          </w:drawing>
        </w:r>
      </w:ins>
    </w:p>
    <w:p w14:paraId="1808ABB9" w14:textId="00BDC1EF" w:rsidR="00791179" w:rsidRDefault="00791179" w:rsidP="00791179">
      <w:pPr>
        <w:spacing w:line="240" w:lineRule="auto"/>
        <w:rPr>
          <w:ins w:id="723" w:author="Carter Daniels" w:date="2022-09-25T22:18:00Z"/>
          <w:rFonts w:ascii="Times New Roman" w:hAnsi="Times New Roman" w:cs="Times New Roman"/>
          <w:sz w:val="24"/>
          <w:szCs w:val="24"/>
        </w:rPr>
      </w:pPr>
      <w:ins w:id="724" w:author="Carter Daniels" w:date="2022-09-25T22:18:00Z">
        <w:r w:rsidRPr="00B90AD4">
          <w:rPr>
            <w:rFonts w:ascii="Times New Roman" w:hAnsi="Times New Roman" w:cs="Times New Roman"/>
            <w:b/>
            <w:bCs/>
            <w:sz w:val="24"/>
            <w:szCs w:val="24"/>
          </w:rPr>
          <w:t xml:space="preserve">Figure </w:t>
        </w:r>
      </w:ins>
      <w:ins w:id="725" w:author="Carter Daniels" w:date="2022-09-25T22:21:00Z">
        <w:r>
          <w:rPr>
            <w:rFonts w:ascii="Times New Roman" w:hAnsi="Times New Roman" w:cs="Times New Roman"/>
            <w:b/>
            <w:bCs/>
            <w:sz w:val="24"/>
            <w:szCs w:val="24"/>
          </w:rPr>
          <w:t>3</w:t>
        </w:r>
      </w:ins>
      <w:ins w:id="726" w:author="Carter Daniels" w:date="2022-09-25T22:18:00Z">
        <w:r w:rsidRPr="00B90AD4">
          <w:rPr>
            <w:rFonts w:ascii="Times New Roman" w:hAnsi="Times New Roman" w:cs="Times New Roman"/>
            <w:b/>
            <w:bCs/>
            <w:sz w:val="24"/>
            <w:szCs w:val="24"/>
          </w:rPr>
          <w:t>.</w:t>
        </w:r>
        <w:r>
          <w:rPr>
            <w:rFonts w:ascii="Times New Roman" w:hAnsi="Times New Roman" w:cs="Times New Roman"/>
            <w:sz w:val="24"/>
            <w:szCs w:val="24"/>
          </w:rPr>
          <w:t xml:space="preserve"> Normalized raw response rates as a function of Time in the FI (s) for Base20 (Top Panel), Base40 (Middle Panel), and Base60 (Bottom Panel) mice. Response rate functions were constructed by binning responses into bins equal to 12.5% of each FI and then dividing by the number of corresponding seconds. </w:t>
        </w:r>
      </w:ins>
      <w:ins w:id="727" w:author="Carter Daniels" w:date="2022-09-25T22:19:00Z">
        <w:r>
          <w:rPr>
            <w:rFonts w:ascii="Times New Roman" w:hAnsi="Times New Roman" w:cs="Times New Roman"/>
            <w:sz w:val="24"/>
            <w:szCs w:val="24"/>
          </w:rPr>
          <w:t xml:space="preserve">Response rates/second were then normalized by the max obtained response rate/second and time </w:t>
        </w:r>
      </w:ins>
      <w:ins w:id="728" w:author="Carter Daniels" w:date="2022-09-25T22:38:00Z">
        <w:r w:rsidR="009F4D5E">
          <w:rPr>
            <w:rFonts w:ascii="Times New Roman" w:hAnsi="Times New Roman" w:cs="Times New Roman"/>
            <w:sz w:val="24"/>
            <w:szCs w:val="24"/>
          </w:rPr>
          <w:t>w</w:t>
        </w:r>
      </w:ins>
      <w:ins w:id="729" w:author="Carter Daniels" w:date="2022-09-25T22:19:00Z">
        <w:r>
          <w:rPr>
            <w:rFonts w:ascii="Times New Roman" w:hAnsi="Times New Roman" w:cs="Times New Roman"/>
            <w:sz w:val="24"/>
            <w:szCs w:val="24"/>
          </w:rPr>
          <w:t xml:space="preserve">as normalized by FI length. </w:t>
        </w:r>
      </w:ins>
    </w:p>
    <w:p w14:paraId="4FB1FD07" w14:textId="77777777" w:rsidR="00791179" w:rsidRDefault="00791179">
      <w:pPr>
        <w:spacing w:line="240" w:lineRule="auto"/>
        <w:rPr>
          <w:ins w:id="730" w:author="Carter Daniels" w:date="2022-09-18T22:14:00Z"/>
          <w:rFonts w:ascii="Times New Roman" w:hAnsi="Times New Roman" w:cs="Times New Roman"/>
          <w:sz w:val="24"/>
          <w:szCs w:val="24"/>
        </w:rPr>
        <w:pPrChange w:id="731" w:author="Carter Daniels" w:date="2022-09-25T22:09:00Z">
          <w:pPr>
            <w:spacing w:line="480" w:lineRule="auto"/>
          </w:pPr>
        </w:pPrChange>
      </w:pPr>
    </w:p>
    <w:p w14:paraId="27CD2697" w14:textId="18477199" w:rsidR="005767B9" w:rsidRDefault="005767B9" w:rsidP="005767B9">
      <w:pPr>
        <w:spacing w:line="480" w:lineRule="auto"/>
        <w:ind w:firstLine="720"/>
        <w:rPr>
          <w:ins w:id="732" w:author="Carter Daniels" w:date="2023-08-19T15:50:00Z"/>
          <w:rFonts w:ascii="Times New Roman" w:hAnsi="Times New Roman" w:cs="Times New Roman"/>
          <w:sz w:val="24"/>
          <w:szCs w:val="24"/>
        </w:rPr>
      </w:pPr>
      <w:ins w:id="733" w:author="Carter Daniels" w:date="2023-08-19T15:50:00Z">
        <w:r>
          <w:rPr>
            <w:rFonts w:ascii="Times New Roman" w:hAnsi="Times New Roman" w:cs="Times New Roman"/>
            <w:sz w:val="24"/>
            <w:szCs w:val="24"/>
          </w:rPr>
          <w:t>To quantify the</w:t>
        </w:r>
        <w:r>
          <w:rPr>
            <w:rFonts w:ascii="Times New Roman" w:hAnsi="Times New Roman" w:cs="Times New Roman"/>
            <w:sz w:val="24"/>
            <w:szCs w:val="24"/>
          </w:rPr>
          <w:t xml:space="preserve"> impression that FI response functions are not</w:t>
        </w:r>
      </w:ins>
      <w:ins w:id="734" w:author="Carter Daniels" w:date="2023-08-19T15:51:00Z">
        <w:r>
          <w:rPr>
            <w:rFonts w:ascii="Times New Roman" w:hAnsi="Times New Roman" w:cs="Times New Roman"/>
            <w:sz w:val="24"/>
            <w:szCs w:val="24"/>
          </w:rPr>
          <w:t xml:space="preserve"> scalar invariant</w:t>
        </w:r>
      </w:ins>
      <w:ins w:id="735" w:author="Carter Daniels" w:date="2023-08-19T15:50:00Z">
        <w:r>
          <w:rPr>
            <w:rFonts w:ascii="Times New Roman" w:hAnsi="Times New Roman" w:cs="Times New Roman"/>
            <w:sz w:val="24"/>
            <w:szCs w:val="24"/>
          </w:rPr>
          <w:t>, we asked whether parameter estimates of a scaled cumulative Weibull function were sensitive to the Base FI. Cumulative Weibull parameters were estimated in Python using a custom function in which we passed to an optimizer the both the raw and the normalized data with the following equation,</w:t>
        </w:r>
      </w:ins>
    </w:p>
    <w:p w14:paraId="044E469A" w14:textId="77777777" w:rsidR="005767B9" w:rsidRDefault="005767B9" w:rsidP="005767B9">
      <w:pPr>
        <w:spacing w:line="480" w:lineRule="auto"/>
        <w:rPr>
          <w:ins w:id="736" w:author="Carter Daniels" w:date="2023-08-19T15:50:00Z"/>
          <w:rFonts w:ascii="Times New Roman" w:eastAsiaTheme="minorEastAsia" w:hAnsi="Times New Roman" w:cs="Times New Roman"/>
          <w:sz w:val="24"/>
          <w:szCs w:val="24"/>
        </w:rPr>
      </w:pPr>
      <m:oMath>
        <m:sSub>
          <m:sSubPr>
            <m:ctrlPr>
              <w:ins w:id="737" w:author="Carter Daniels" w:date="2023-08-19T15:50:00Z">
                <w:rPr>
                  <w:rFonts w:ascii="Cambria Math" w:hAnsi="Cambria Math" w:cs="Times New Roman"/>
                  <w:i/>
                  <w:sz w:val="24"/>
                  <w:szCs w:val="24"/>
                </w:rPr>
              </w:ins>
            </m:ctrlPr>
          </m:sSubPr>
          <m:e>
            <m:r>
              <w:ins w:id="738" w:author="Carter Daniels" w:date="2023-08-19T15:50:00Z">
                <w:rPr>
                  <w:rFonts w:ascii="Cambria Math" w:hAnsi="Cambria Math" w:cs="Times New Roman"/>
                  <w:sz w:val="24"/>
                  <w:szCs w:val="24"/>
                </w:rPr>
                <m:t>Rate</m:t>
              </w:ins>
            </m:r>
          </m:e>
          <m:sub>
            <m:r>
              <w:ins w:id="739" w:author="Carter Daniels" w:date="2023-08-19T15:50:00Z">
                <w:rPr>
                  <w:rFonts w:ascii="Cambria Math" w:hAnsi="Cambria Math" w:cs="Times New Roman"/>
                  <w:sz w:val="24"/>
                  <w:szCs w:val="24"/>
                </w:rPr>
                <m:t>t</m:t>
              </w:ins>
            </m:r>
          </m:sub>
        </m:sSub>
        <m:r>
          <w:ins w:id="740" w:author="Carter Daniels" w:date="2023-08-19T15:50:00Z">
            <w:rPr>
              <w:rFonts w:ascii="Cambria Math" w:hAnsi="Cambria Math" w:cs="Times New Roman"/>
              <w:sz w:val="24"/>
              <w:szCs w:val="24"/>
            </w:rPr>
            <m:t>=A ×(1-</m:t>
          </w:ins>
        </m:r>
        <m:sSup>
          <m:sSupPr>
            <m:ctrlPr>
              <w:ins w:id="741" w:author="Carter Daniels" w:date="2023-08-19T15:50:00Z">
                <w:rPr>
                  <w:rFonts w:ascii="Cambria Math" w:hAnsi="Cambria Math" w:cs="Times New Roman"/>
                  <w:i/>
                  <w:sz w:val="24"/>
                  <w:szCs w:val="24"/>
                </w:rPr>
              </w:ins>
            </m:ctrlPr>
          </m:sSupPr>
          <m:e>
            <m:r>
              <w:ins w:id="742" w:author="Carter Daniels" w:date="2023-08-19T15:50:00Z">
                <w:rPr>
                  <w:rFonts w:ascii="Cambria Math" w:hAnsi="Cambria Math" w:cs="Times New Roman"/>
                  <w:sz w:val="24"/>
                  <w:szCs w:val="24"/>
                </w:rPr>
                <m:t>e</m:t>
              </w:ins>
            </m:r>
          </m:e>
          <m:sup>
            <m:r>
              <w:ins w:id="743" w:author="Carter Daniels" w:date="2023-08-19T15:50:00Z">
                <w:rPr>
                  <w:rFonts w:ascii="Cambria Math" w:hAnsi="Cambria Math" w:cs="Times New Roman"/>
                  <w:sz w:val="24"/>
                  <w:szCs w:val="24"/>
                </w:rPr>
                <m:t>-</m:t>
              </w:ins>
            </m:r>
            <m:sSup>
              <m:sSupPr>
                <m:ctrlPr>
                  <w:ins w:id="744" w:author="Carter Daniels" w:date="2023-08-19T15:50:00Z">
                    <w:rPr>
                      <w:rFonts w:ascii="Cambria Math" w:hAnsi="Cambria Math" w:cs="Times New Roman"/>
                      <w:i/>
                      <w:sz w:val="24"/>
                      <w:szCs w:val="24"/>
                    </w:rPr>
                  </w:ins>
                </m:ctrlPr>
              </m:sSupPr>
              <m:e>
                <m:d>
                  <m:dPr>
                    <m:ctrlPr>
                      <w:ins w:id="745" w:author="Carter Daniels" w:date="2023-08-19T15:50:00Z">
                        <w:rPr>
                          <w:rFonts w:ascii="Cambria Math" w:hAnsi="Cambria Math" w:cs="Times New Roman"/>
                          <w:i/>
                          <w:sz w:val="24"/>
                          <w:szCs w:val="24"/>
                        </w:rPr>
                      </w:ins>
                    </m:ctrlPr>
                  </m:dPr>
                  <m:e>
                    <m:f>
                      <m:fPr>
                        <m:ctrlPr>
                          <w:ins w:id="746" w:author="Carter Daniels" w:date="2023-08-19T15:50:00Z">
                            <w:rPr>
                              <w:rFonts w:ascii="Cambria Math" w:hAnsi="Cambria Math" w:cs="Times New Roman"/>
                              <w:i/>
                              <w:sz w:val="24"/>
                              <w:szCs w:val="24"/>
                            </w:rPr>
                          </w:ins>
                        </m:ctrlPr>
                      </m:fPr>
                      <m:num>
                        <m:r>
                          <w:ins w:id="747" w:author="Carter Daniels" w:date="2023-08-19T15:50:00Z">
                            <w:rPr>
                              <w:rFonts w:ascii="Cambria Math" w:hAnsi="Cambria Math" w:cs="Times New Roman"/>
                              <w:sz w:val="24"/>
                              <w:szCs w:val="24"/>
                            </w:rPr>
                            <m:t>T</m:t>
                          </w:ins>
                        </m:r>
                      </m:num>
                      <m:den>
                        <m:r>
                          <w:ins w:id="748" w:author="Carter Daniels" w:date="2023-08-19T15:50:00Z">
                            <w:rPr>
                              <w:rFonts w:ascii="Cambria Math" w:hAnsi="Cambria Math" w:cs="Times New Roman"/>
                              <w:sz w:val="24"/>
                              <w:szCs w:val="24"/>
                            </w:rPr>
                            <m:t>L</m:t>
                          </w:ins>
                        </m:r>
                      </m:den>
                    </m:f>
                  </m:e>
                </m:d>
              </m:e>
              <m:sup>
                <m:r>
                  <w:ins w:id="749" w:author="Carter Daniels" w:date="2023-08-19T15:50:00Z">
                    <w:rPr>
                      <w:rFonts w:ascii="Cambria Math" w:hAnsi="Cambria Math" w:cs="Times New Roman"/>
                      <w:sz w:val="24"/>
                      <w:szCs w:val="24"/>
                    </w:rPr>
                    <m:t>k</m:t>
                  </w:ins>
                </m:r>
              </m:sup>
            </m:sSup>
          </m:sup>
        </m:sSup>
        <m:r>
          <w:ins w:id="750" w:author="Carter Daniels" w:date="2023-08-19T15:50:00Z">
            <w:rPr>
              <w:rFonts w:ascii="Cambria Math" w:hAnsi="Cambria Math" w:cs="Times New Roman"/>
              <w:sz w:val="24"/>
              <w:szCs w:val="24"/>
            </w:rPr>
            <m:t>)</m:t>
          </w:ins>
        </m:r>
      </m:oMath>
      <w:proofErr w:type="gramStart"/>
      <w:ins w:id="751" w:author="Carter Daniels" w:date="2023-08-19T15:50:00Z">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proofErr w:type="gramEnd"/>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w:t>
        </w:r>
      </w:ins>
    </w:p>
    <w:p w14:paraId="6D03B855" w14:textId="461D4DCA" w:rsidR="005767B9" w:rsidRPr="005767B9" w:rsidRDefault="005767B9" w:rsidP="00AD039A">
      <w:pPr>
        <w:spacing w:line="480" w:lineRule="auto"/>
        <w:rPr>
          <w:ins w:id="752" w:author="Carter Daniels" w:date="2023-08-19T15:50:00Z"/>
          <w:rFonts w:ascii="Times New Roman" w:eastAsiaTheme="minorEastAsia" w:hAnsi="Times New Roman" w:cs="Times New Roman"/>
          <w:sz w:val="24"/>
          <w:szCs w:val="24"/>
          <w:rPrChange w:id="753" w:author="Carter Daniels" w:date="2023-08-19T15:50:00Z">
            <w:rPr>
              <w:ins w:id="754" w:author="Carter Daniels" w:date="2023-08-19T15:50:00Z"/>
              <w:rFonts w:ascii="Times New Roman" w:hAnsi="Times New Roman" w:cs="Times New Roman"/>
              <w:sz w:val="24"/>
              <w:szCs w:val="24"/>
            </w:rPr>
          </w:rPrChange>
        </w:rPr>
      </w:pPr>
      <w:ins w:id="755" w:author="Carter Daniels" w:date="2023-08-19T15:50:00Z">
        <w:r>
          <w:rPr>
            <w:rFonts w:ascii="Times New Roman" w:eastAsiaTheme="minorEastAsia" w:hAnsi="Times New Roman" w:cs="Times New Roman"/>
            <w:sz w:val="24"/>
            <w:szCs w:val="24"/>
          </w:rPr>
          <w:t>where A is the asymptote of responding, L is the midpoint, k characterizes the slope, and T indicates time into the interval. Log transformed parameter estimates (</w:t>
        </w:r>
        <w:proofErr w:type="spellStart"/>
        <w:proofErr w:type="gramStart"/>
        <w:r w:rsidRPr="00524801">
          <w:rPr>
            <w:rFonts w:ascii="Times New Roman" w:eastAsiaTheme="minorEastAsia" w:hAnsi="Times New Roman" w:cs="Times New Roman"/>
            <w:i/>
            <w:iCs/>
            <w:sz w:val="24"/>
            <w:szCs w:val="24"/>
          </w:rPr>
          <w:t>A</w:t>
        </w:r>
        <w:r>
          <w:rPr>
            <w:rFonts w:ascii="Times New Roman" w:eastAsiaTheme="minorEastAsia" w:hAnsi="Times New Roman" w:cs="Times New Roman"/>
            <w:sz w:val="24"/>
            <w:szCs w:val="24"/>
          </w:rPr>
          <w:t>,</w:t>
        </w:r>
        <w:r w:rsidRPr="00524801">
          <w:rPr>
            <w:rFonts w:ascii="Times New Roman" w:eastAsiaTheme="minorEastAsia" w:hAnsi="Times New Roman" w:cs="Times New Roman"/>
            <w:i/>
            <w:iCs/>
            <w:sz w:val="24"/>
            <w:szCs w:val="24"/>
          </w:rPr>
          <w:t>L</w:t>
        </w:r>
        <w:proofErr w:type="gramEnd"/>
        <w:r>
          <w:rPr>
            <w:rFonts w:ascii="Times New Roman" w:eastAsiaTheme="minorEastAsia" w:hAnsi="Times New Roman" w:cs="Times New Roman"/>
            <w:sz w:val="24"/>
            <w:szCs w:val="24"/>
          </w:rPr>
          <w:t>,</w:t>
        </w:r>
        <w:r w:rsidRPr="00524801">
          <w:rPr>
            <w:rFonts w:ascii="Times New Roman" w:eastAsiaTheme="minorEastAsia" w:hAnsi="Times New Roman" w:cs="Times New Roman"/>
            <w:i/>
            <w:iCs/>
            <w:sz w:val="24"/>
            <w:szCs w:val="24"/>
          </w:rPr>
          <w:t>k</w:t>
        </w:r>
        <w:proofErr w:type="spellEnd"/>
        <w:r>
          <w:rPr>
            <w:rFonts w:ascii="Times New Roman" w:eastAsiaTheme="minorEastAsia" w:hAnsi="Times New Roman" w:cs="Times New Roman"/>
            <w:sz w:val="24"/>
            <w:szCs w:val="24"/>
          </w:rPr>
          <w:t xml:space="preserve">) were analyzed using both NHST and Bayesian variants of </w:t>
        </w:r>
      </w:ins>
      <w:ins w:id="756" w:author="Carter Daniels" w:date="2023-08-19T16:13:00Z">
        <w:r w:rsidR="00F05708">
          <w:rPr>
            <w:rFonts w:ascii="Times New Roman" w:eastAsiaTheme="minorEastAsia" w:hAnsi="Times New Roman" w:cs="Times New Roman"/>
            <w:sz w:val="24"/>
            <w:szCs w:val="24"/>
          </w:rPr>
          <w:t>a linear mixe</w:t>
        </w:r>
      </w:ins>
      <w:ins w:id="757" w:author="Carter Daniels" w:date="2023-08-19T16:14:00Z">
        <w:r w:rsidR="00F05708">
          <w:rPr>
            <w:rFonts w:ascii="Times New Roman" w:eastAsiaTheme="minorEastAsia" w:hAnsi="Times New Roman" w:cs="Times New Roman"/>
            <w:sz w:val="24"/>
            <w:szCs w:val="24"/>
          </w:rPr>
          <w:t xml:space="preserve">d effects model containing a random intercept across subjects and fixed effects of Base FI and FI. </w:t>
        </w:r>
      </w:ins>
    </w:p>
    <w:p w14:paraId="6B8F6E85" w14:textId="6B60036F" w:rsidR="00E35E2A" w:rsidRDefault="00E35E2A" w:rsidP="005767B9">
      <w:pPr>
        <w:spacing w:line="480" w:lineRule="auto"/>
        <w:ind w:firstLine="720"/>
        <w:rPr>
          <w:ins w:id="758" w:author="Carter Daniels" w:date="2022-09-25T22:54:00Z"/>
          <w:rFonts w:ascii="Times New Roman" w:hAnsi="Times New Roman" w:cs="Times New Roman"/>
          <w:sz w:val="24"/>
          <w:szCs w:val="24"/>
        </w:rPr>
        <w:pPrChange w:id="759" w:author="Carter Daniels" w:date="2023-08-19T15:50:00Z">
          <w:pPr>
            <w:spacing w:line="480" w:lineRule="auto"/>
          </w:pPr>
        </w:pPrChange>
      </w:pPr>
      <w:ins w:id="760" w:author="Carter Daniels" w:date="2022-09-18T22:14:00Z">
        <w:r>
          <w:rPr>
            <w:rFonts w:ascii="Times New Roman" w:hAnsi="Times New Roman" w:cs="Times New Roman"/>
            <w:sz w:val="24"/>
            <w:szCs w:val="24"/>
          </w:rPr>
          <w:t xml:space="preserve">Although the lack of superimposition of normalized response rates as a function of normalized time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t>
        </w:r>
      </w:ins>
      <w:ins w:id="761" w:author="Carter Daniels" w:date="2023-08-19T15:51:00Z">
        <w:r w:rsidR="008A0BC9">
          <w:rPr>
            <w:rFonts w:ascii="Times New Roman" w:hAnsi="Times New Roman" w:cs="Times New Roman"/>
            <w:sz w:val="24"/>
            <w:szCs w:val="24"/>
          </w:rPr>
          <w:t>compelling</w:t>
        </w:r>
      </w:ins>
      <w:ins w:id="762" w:author="Carter Daniels" w:date="2022-09-18T22:14:00Z">
        <w:r>
          <w:rPr>
            <w:rFonts w:ascii="Times New Roman" w:hAnsi="Times New Roman" w:cs="Times New Roman"/>
            <w:sz w:val="24"/>
            <w:szCs w:val="24"/>
          </w:rPr>
          <w:t xml:space="preserve">, it could be an artifact of the bin </w:t>
        </w:r>
      </w:ins>
      <w:ins w:id="763" w:author="Carter Daniels" w:date="2022-09-18T22:15:00Z">
        <w:r>
          <w:rPr>
            <w:rFonts w:ascii="Times New Roman" w:hAnsi="Times New Roman" w:cs="Times New Roman"/>
            <w:sz w:val="24"/>
            <w:szCs w:val="24"/>
          </w:rPr>
          <w:t xml:space="preserve">epoch used in parsing response rates. </w:t>
        </w:r>
      </w:ins>
      <w:ins w:id="764" w:author="Carter Daniels" w:date="2022-09-18T22:16:00Z">
        <w:r>
          <w:rPr>
            <w:rFonts w:ascii="Times New Roman" w:hAnsi="Times New Roman" w:cs="Times New Roman"/>
            <w:sz w:val="24"/>
            <w:szCs w:val="24"/>
          </w:rPr>
          <w:t>Indeed, the bin epoch is relatively small for short intervals</w:t>
        </w:r>
      </w:ins>
      <w:ins w:id="765" w:author="Carter Daniels" w:date="2022-09-18T22:17:00Z">
        <w:r>
          <w:rPr>
            <w:rFonts w:ascii="Times New Roman" w:hAnsi="Times New Roman" w:cs="Times New Roman"/>
            <w:sz w:val="24"/>
            <w:szCs w:val="24"/>
          </w:rPr>
          <w:t xml:space="preserve"> (&lt; 20 s) which comprise more of the Base 20 and Base 40 sinewaves than the Base 60 sinewaves making those response functions noisier and more difficult to interpret. </w:t>
        </w:r>
      </w:ins>
      <w:ins w:id="766" w:author="Carter Daniels" w:date="2022-09-18T22:18:00Z">
        <w:r>
          <w:rPr>
            <w:rFonts w:ascii="Times New Roman" w:hAnsi="Times New Roman" w:cs="Times New Roman"/>
            <w:sz w:val="24"/>
            <w:szCs w:val="24"/>
          </w:rPr>
          <w:t xml:space="preserve">To provide a higher quality assessment of the scalar property, we focused our analysis on </w:t>
        </w:r>
      </w:ins>
      <w:ins w:id="767" w:author="Carter Daniels" w:date="2022-09-19T22:40:00Z">
        <w:r w:rsidR="004E3EDD">
          <w:rPr>
            <w:rFonts w:ascii="Times New Roman" w:hAnsi="Times New Roman" w:cs="Times New Roman"/>
            <w:sz w:val="24"/>
            <w:szCs w:val="24"/>
          </w:rPr>
          <w:t>BP</w:t>
        </w:r>
      </w:ins>
      <w:ins w:id="768" w:author="Carter Daniels" w:date="2022-09-18T22:18:00Z">
        <w:r>
          <w:rPr>
            <w:rFonts w:ascii="Times New Roman" w:hAnsi="Times New Roman" w:cs="Times New Roman"/>
            <w:sz w:val="24"/>
            <w:szCs w:val="24"/>
          </w:rPr>
          <w:t xml:space="preserve"> distributions as a function of FI. </w:t>
        </w:r>
      </w:ins>
      <w:ins w:id="769" w:author="Carter Daniels" w:date="2022-09-18T22:19:00Z">
        <w:r w:rsidR="00401BD1">
          <w:rPr>
            <w:rFonts w:ascii="Times New Roman" w:hAnsi="Times New Roman" w:cs="Times New Roman"/>
            <w:sz w:val="24"/>
            <w:szCs w:val="24"/>
          </w:rPr>
          <w:t xml:space="preserve">Figure </w:t>
        </w:r>
      </w:ins>
      <w:ins w:id="770" w:author="Carter Daniels" w:date="2022-09-18T22:50:00Z">
        <w:r w:rsidR="002E3F2D">
          <w:rPr>
            <w:rFonts w:ascii="Times New Roman" w:hAnsi="Times New Roman" w:cs="Times New Roman"/>
            <w:sz w:val="24"/>
            <w:szCs w:val="24"/>
          </w:rPr>
          <w:t>4</w:t>
        </w:r>
      </w:ins>
      <w:ins w:id="771" w:author="Carter Daniels" w:date="2022-09-18T22:22:00Z">
        <w:r w:rsidR="00401BD1">
          <w:rPr>
            <w:rFonts w:ascii="Times New Roman" w:hAnsi="Times New Roman" w:cs="Times New Roman"/>
            <w:sz w:val="24"/>
            <w:szCs w:val="24"/>
          </w:rPr>
          <w:t>A-C</w:t>
        </w:r>
      </w:ins>
      <w:ins w:id="772" w:author="Carter Daniels" w:date="2022-09-18T22:19:00Z">
        <w:r w:rsidR="00401BD1">
          <w:rPr>
            <w:rFonts w:ascii="Times New Roman" w:hAnsi="Times New Roman" w:cs="Times New Roman"/>
            <w:sz w:val="24"/>
            <w:szCs w:val="24"/>
          </w:rPr>
          <w:t xml:space="preserve"> shows the mean, standard d</w:t>
        </w:r>
      </w:ins>
      <w:ins w:id="773" w:author="Carter Daniels" w:date="2022-09-18T22:20:00Z">
        <w:r w:rsidR="00401BD1">
          <w:rPr>
            <w:rFonts w:ascii="Times New Roman" w:hAnsi="Times New Roman" w:cs="Times New Roman"/>
            <w:sz w:val="24"/>
            <w:szCs w:val="24"/>
          </w:rPr>
          <w:t xml:space="preserve">eviation, and coefficient of variation plotted as a function of FI for each training group. These data suggests that while mean </w:t>
        </w:r>
      </w:ins>
      <w:ins w:id="774" w:author="Carter Daniels" w:date="2022-09-18T22:22:00Z">
        <w:r w:rsidR="00401BD1">
          <w:rPr>
            <w:rFonts w:ascii="Times New Roman" w:hAnsi="Times New Roman" w:cs="Times New Roman"/>
            <w:sz w:val="24"/>
            <w:szCs w:val="24"/>
          </w:rPr>
          <w:t>breakpoint</w:t>
        </w:r>
      </w:ins>
      <w:ins w:id="775" w:author="Carter Daniels" w:date="2022-09-18T22:26:00Z">
        <w:r w:rsidR="0055191C">
          <w:rPr>
            <w:rFonts w:ascii="Times New Roman" w:hAnsi="Times New Roman" w:cs="Times New Roman"/>
            <w:sz w:val="24"/>
            <w:szCs w:val="24"/>
          </w:rPr>
          <w:t>s</w:t>
        </w:r>
      </w:ins>
      <w:ins w:id="776" w:author="Carter Daniels" w:date="2022-09-18T22:22:00Z">
        <w:r w:rsidR="00401BD1">
          <w:rPr>
            <w:rFonts w:ascii="Times New Roman" w:hAnsi="Times New Roman" w:cs="Times New Roman"/>
            <w:sz w:val="24"/>
            <w:szCs w:val="24"/>
          </w:rPr>
          <w:t xml:space="preserve"> scale linearly </w:t>
        </w:r>
      </w:ins>
      <w:ins w:id="777" w:author="Carter Daniels" w:date="2022-09-18T22:23:00Z">
        <w:r w:rsidR="00401BD1">
          <w:rPr>
            <w:rFonts w:ascii="Times New Roman" w:hAnsi="Times New Roman" w:cs="Times New Roman"/>
            <w:sz w:val="24"/>
            <w:szCs w:val="24"/>
          </w:rPr>
          <w:t>with the FI, standard deviation</w:t>
        </w:r>
      </w:ins>
      <w:ins w:id="778" w:author="Carter Daniels" w:date="2022-09-18T22:26:00Z">
        <w:r w:rsidR="0055191C">
          <w:rPr>
            <w:rFonts w:ascii="Times New Roman" w:hAnsi="Times New Roman" w:cs="Times New Roman"/>
            <w:sz w:val="24"/>
            <w:szCs w:val="24"/>
          </w:rPr>
          <w:t>s</w:t>
        </w:r>
      </w:ins>
      <w:ins w:id="779" w:author="Carter Daniels" w:date="2022-09-18T22:23:00Z">
        <w:r w:rsidR="00401BD1">
          <w:rPr>
            <w:rFonts w:ascii="Times New Roman" w:hAnsi="Times New Roman" w:cs="Times New Roman"/>
            <w:sz w:val="24"/>
            <w:szCs w:val="24"/>
          </w:rPr>
          <w:t xml:space="preserve"> appear to </w:t>
        </w:r>
      </w:ins>
      <w:ins w:id="780" w:author="Carter Daniels" w:date="2022-09-19T22:41:00Z">
        <w:r w:rsidR="004E3EDD">
          <w:rPr>
            <w:rFonts w:ascii="Times New Roman" w:hAnsi="Times New Roman" w:cs="Times New Roman"/>
            <w:sz w:val="24"/>
            <w:szCs w:val="24"/>
          </w:rPr>
          <w:t xml:space="preserve">scale </w:t>
        </w:r>
      </w:ins>
      <w:ins w:id="781" w:author="Carter Daniels" w:date="2022-09-18T22:26:00Z">
        <w:r w:rsidR="0055191C">
          <w:rPr>
            <w:rFonts w:ascii="Times New Roman" w:hAnsi="Times New Roman" w:cs="Times New Roman"/>
            <w:sz w:val="24"/>
            <w:szCs w:val="24"/>
          </w:rPr>
          <w:t xml:space="preserve">linearly with a steep slope for FIs below the Base and then linearly again with a shallower slope </w:t>
        </w:r>
      </w:ins>
      <w:ins w:id="782" w:author="Carter Daniels" w:date="2022-09-18T22:27:00Z">
        <w:r w:rsidR="0055191C">
          <w:rPr>
            <w:rFonts w:ascii="Times New Roman" w:hAnsi="Times New Roman" w:cs="Times New Roman"/>
            <w:sz w:val="24"/>
            <w:szCs w:val="24"/>
          </w:rPr>
          <w:t>for FIs above the Base (potentially approximating a power function)</w:t>
        </w:r>
      </w:ins>
      <w:ins w:id="783" w:author="Carter Daniels" w:date="2022-09-18T22:24:00Z">
        <w:r w:rsidR="0055191C">
          <w:rPr>
            <w:rFonts w:ascii="Times New Roman" w:hAnsi="Times New Roman" w:cs="Times New Roman"/>
            <w:sz w:val="24"/>
            <w:szCs w:val="24"/>
          </w:rPr>
          <w:t xml:space="preserve">, resulting in a CV that approximates an inverted-U. </w:t>
        </w:r>
      </w:ins>
    </w:p>
    <w:p w14:paraId="7B8365D6" w14:textId="5FF13A88" w:rsidR="00806A21" w:rsidRDefault="00806A21">
      <w:pPr>
        <w:rPr>
          <w:ins w:id="784" w:author="Carter Daniels" w:date="2022-09-25T22:54:00Z"/>
          <w:rFonts w:ascii="Times New Roman" w:hAnsi="Times New Roman" w:cs="Times New Roman"/>
          <w:sz w:val="24"/>
          <w:szCs w:val="24"/>
        </w:rPr>
      </w:pPr>
    </w:p>
    <w:p w14:paraId="0FDDDE9A" w14:textId="77777777" w:rsidR="00806A21" w:rsidRDefault="00806A21" w:rsidP="00AD039A">
      <w:pPr>
        <w:spacing w:line="480" w:lineRule="auto"/>
        <w:rPr>
          <w:ins w:id="785" w:author="Carter Daniels" w:date="2022-09-25T22:54:00Z"/>
          <w:rFonts w:ascii="Times New Roman" w:hAnsi="Times New Roman" w:cs="Times New Roman"/>
          <w:sz w:val="24"/>
          <w:szCs w:val="24"/>
        </w:rPr>
        <w:sectPr w:rsidR="00806A21" w:rsidSect="0030124D">
          <w:pgSz w:w="12240" w:h="15840"/>
          <w:pgMar w:top="1440" w:right="1440" w:bottom="1440" w:left="1440" w:header="720" w:footer="720" w:gutter="0"/>
          <w:cols w:space="720"/>
          <w:docGrid w:linePitch="360"/>
        </w:sectPr>
      </w:pPr>
    </w:p>
    <w:p w14:paraId="396E7352" w14:textId="4878BEB4" w:rsidR="00806A21" w:rsidRDefault="00806A21" w:rsidP="00AD039A">
      <w:pPr>
        <w:spacing w:line="480" w:lineRule="auto"/>
        <w:rPr>
          <w:ins w:id="786" w:author="Carter Daniels" w:date="2022-09-25T22:54:00Z"/>
          <w:rFonts w:ascii="Times New Roman" w:hAnsi="Times New Roman" w:cs="Times New Roman"/>
          <w:sz w:val="24"/>
          <w:szCs w:val="24"/>
        </w:rPr>
      </w:pPr>
      <w:ins w:id="787" w:author="Carter Daniels" w:date="2022-09-25T22:54:00Z">
        <w:r>
          <w:rPr>
            <w:rFonts w:ascii="Times New Roman" w:hAnsi="Times New Roman" w:cs="Times New Roman"/>
            <w:noProof/>
            <w:sz w:val="24"/>
            <w:szCs w:val="24"/>
          </w:rPr>
          <w:lastRenderedPageBreak/>
          <w:drawing>
            <wp:inline distT="0" distB="0" distL="0" distR="0" wp14:anchorId="799112DA" wp14:editId="106C3D5A">
              <wp:extent cx="8906799" cy="22267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06799" cy="2226700"/>
                      </a:xfrm>
                      <a:prstGeom prst="rect">
                        <a:avLst/>
                      </a:prstGeom>
                    </pic:spPr>
                  </pic:pic>
                </a:graphicData>
              </a:graphic>
            </wp:inline>
          </w:drawing>
        </w:r>
      </w:ins>
    </w:p>
    <w:p w14:paraId="5B38E4C4" w14:textId="01124D72" w:rsidR="00806A21" w:rsidRPr="00806A21" w:rsidRDefault="00806A21">
      <w:pPr>
        <w:spacing w:line="240" w:lineRule="auto"/>
        <w:rPr>
          <w:ins w:id="788" w:author="Carter Daniels" w:date="2022-09-18T22:27:00Z"/>
          <w:rFonts w:ascii="Times New Roman" w:hAnsi="Times New Roman" w:cs="Times New Roman"/>
          <w:sz w:val="24"/>
          <w:szCs w:val="24"/>
        </w:rPr>
        <w:pPrChange w:id="789" w:author="Carter Daniels" w:date="2022-09-25T22:56:00Z">
          <w:pPr>
            <w:spacing w:line="480" w:lineRule="auto"/>
          </w:pPr>
        </w:pPrChange>
      </w:pPr>
      <w:ins w:id="790" w:author="Carter Daniels" w:date="2022-09-25T22:54:00Z">
        <w:r w:rsidRPr="00806A21">
          <w:rPr>
            <w:rFonts w:ascii="Times New Roman" w:hAnsi="Times New Roman" w:cs="Times New Roman"/>
            <w:b/>
            <w:bCs/>
            <w:sz w:val="24"/>
            <w:szCs w:val="24"/>
            <w:rPrChange w:id="791" w:author="Carter Daniels" w:date="2022-09-25T22:54:00Z">
              <w:rPr>
                <w:rFonts w:ascii="Times New Roman" w:hAnsi="Times New Roman" w:cs="Times New Roman"/>
                <w:sz w:val="24"/>
                <w:szCs w:val="24"/>
              </w:rPr>
            </w:rPrChange>
          </w:rPr>
          <w:t xml:space="preserve">Figure 4. </w:t>
        </w:r>
        <w:bookmarkStart w:id="792" w:name="_Hlk115039222"/>
        <w:r>
          <w:rPr>
            <w:rFonts w:ascii="Times New Roman" w:hAnsi="Times New Roman" w:cs="Times New Roman"/>
            <w:sz w:val="24"/>
            <w:szCs w:val="24"/>
          </w:rPr>
          <w:t>Mean</w:t>
        </w:r>
      </w:ins>
      <w:ins w:id="793" w:author="Carter Daniels" w:date="2022-09-25T22:55:00Z">
        <w:r>
          <w:rPr>
            <w:rFonts w:ascii="Times New Roman" w:hAnsi="Times New Roman" w:cs="Times New Roman"/>
            <w:sz w:val="24"/>
            <w:szCs w:val="24"/>
          </w:rPr>
          <w:t xml:space="preserve"> (left y-axis</w:t>
        </w:r>
      </w:ins>
      <w:ins w:id="794" w:author="Carter Daniels" w:date="2022-09-25T22:59:00Z">
        <w:r w:rsidR="005075AE">
          <w:rPr>
            <w:rFonts w:ascii="Times New Roman" w:hAnsi="Times New Roman" w:cs="Times New Roman"/>
            <w:sz w:val="24"/>
            <w:szCs w:val="24"/>
          </w:rPr>
          <w:t>; blue</w:t>
        </w:r>
      </w:ins>
      <w:ins w:id="795" w:author="Carter Daniels" w:date="2022-09-25T22:55:00Z">
        <w:r>
          <w:rPr>
            <w:rFonts w:ascii="Times New Roman" w:hAnsi="Times New Roman" w:cs="Times New Roman"/>
            <w:sz w:val="24"/>
            <w:szCs w:val="24"/>
          </w:rPr>
          <w:t>), STD (left y-axis</w:t>
        </w:r>
      </w:ins>
      <w:ins w:id="796" w:author="Carter Daniels" w:date="2022-09-25T22:59:00Z">
        <w:r w:rsidR="005075AE">
          <w:rPr>
            <w:rFonts w:ascii="Times New Roman" w:hAnsi="Times New Roman" w:cs="Times New Roman"/>
            <w:sz w:val="24"/>
            <w:szCs w:val="24"/>
          </w:rPr>
          <w:t>; orange</w:t>
        </w:r>
      </w:ins>
      <w:ins w:id="797" w:author="Carter Daniels" w:date="2022-09-25T22:55:00Z">
        <w:r>
          <w:rPr>
            <w:rFonts w:ascii="Times New Roman" w:hAnsi="Times New Roman" w:cs="Times New Roman"/>
            <w:sz w:val="24"/>
            <w:szCs w:val="24"/>
          </w:rPr>
          <w:t>), and CV (right y-axis</w:t>
        </w:r>
      </w:ins>
      <w:ins w:id="798" w:author="Carter Daniels" w:date="2022-09-25T22:59:00Z">
        <w:r w:rsidR="005075AE">
          <w:rPr>
            <w:rFonts w:ascii="Times New Roman" w:hAnsi="Times New Roman" w:cs="Times New Roman"/>
            <w:sz w:val="24"/>
            <w:szCs w:val="24"/>
          </w:rPr>
          <w:t>; black</w:t>
        </w:r>
      </w:ins>
      <w:ins w:id="799" w:author="Carter Daniels" w:date="2022-09-25T22:55:00Z">
        <w:r>
          <w:rPr>
            <w:rFonts w:ascii="Times New Roman" w:hAnsi="Times New Roman" w:cs="Times New Roman"/>
            <w:sz w:val="24"/>
            <w:szCs w:val="24"/>
          </w:rPr>
          <w:t>) as a function of FI for Base 20 (Panel A), Base 40 (Panel B), and Base 60 mice</w:t>
        </w:r>
      </w:ins>
      <w:ins w:id="800" w:author="Carter Daniels" w:date="2022-09-25T22:56:00Z">
        <w:r>
          <w:rPr>
            <w:rFonts w:ascii="Times New Roman" w:hAnsi="Times New Roman" w:cs="Times New Roman"/>
            <w:sz w:val="24"/>
            <w:szCs w:val="24"/>
          </w:rPr>
          <w:t xml:space="preserve"> (Panel C)</w:t>
        </w:r>
      </w:ins>
      <w:ins w:id="801" w:author="Carter Daniels" w:date="2022-09-25T22:55:00Z">
        <w:r>
          <w:rPr>
            <w:rFonts w:ascii="Times New Roman" w:hAnsi="Times New Roman" w:cs="Times New Roman"/>
            <w:sz w:val="24"/>
            <w:szCs w:val="24"/>
          </w:rPr>
          <w:t xml:space="preserve">. </w:t>
        </w:r>
      </w:ins>
      <w:ins w:id="802" w:author="Carter Daniels" w:date="2022-09-25T22:56:00Z">
        <w:r w:rsidR="005075AE">
          <w:rPr>
            <w:rFonts w:ascii="Times New Roman" w:hAnsi="Times New Roman" w:cs="Times New Roman"/>
            <w:sz w:val="24"/>
            <w:szCs w:val="24"/>
          </w:rPr>
          <w:t xml:space="preserve">Legend can be found in Panel A. </w:t>
        </w:r>
      </w:ins>
      <w:bookmarkEnd w:id="792"/>
    </w:p>
    <w:p w14:paraId="4ED5E675" w14:textId="47D7F958" w:rsidR="0055191C" w:rsidRDefault="0055191C" w:rsidP="00AD039A">
      <w:pPr>
        <w:spacing w:line="480" w:lineRule="auto"/>
        <w:rPr>
          <w:ins w:id="803" w:author="Carter Daniels" w:date="2022-09-25T22:57:00Z"/>
          <w:rFonts w:ascii="Times New Roman" w:hAnsi="Times New Roman" w:cs="Times New Roman"/>
          <w:sz w:val="24"/>
          <w:szCs w:val="24"/>
        </w:rPr>
      </w:pPr>
      <w:ins w:id="804" w:author="Carter Daniels" w:date="2022-09-18T22:27:00Z">
        <w:r>
          <w:rPr>
            <w:rFonts w:ascii="Times New Roman" w:hAnsi="Times New Roman" w:cs="Times New Roman"/>
            <w:sz w:val="24"/>
            <w:szCs w:val="24"/>
          </w:rPr>
          <w:tab/>
          <w:t xml:space="preserve">To confirm these impressions, we performed a model selection exercise in which </w:t>
        </w:r>
      </w:ins>
      <w:ins w:id="805" w:author="Carter Daniels" w:date="2023-08-13T21:51:00Z">
        <w:r w:rsidR="00DF7CF5">
          <w:rPr>
            <w:rFonts w:ascii="Times New Roman" w:hAnsi="Times New Roman" w:cs="Times New Roman"/>
            <w:sz w:val="24"/>
            <w:szCs w:val="24"/>
          </w:rPr>
          <w:t xml:space="preserve">we let the </w:t>
        </w:r>
      </w:ins>
      <w:ins w:id="806" w:author="Carter Daniels" w:date="2023-08-13T22:26:00Z">
        <w:r w:rsidR="00DF7CF5">
          <w:rPr>
            <w:rFonts w:ascii="Times New Roman" w:hAnsi="Times New Roman" w:cs="Times New Roman"/>
            <w:sz w:val="24"/>
            <w:szCs w:val="24"/>
          </w:rPr>
          <w:t xml:space="preserve">corrected </w:t>
        </w:r>
      </w:ins>
      <w:ins w:id="807" w:author="Carter Daniels" w:date="2023-08-13T21:51:00Z">
        <w:r w:rsidR="00DF7CF5">
          <w:rPr>
            <w:rFonts w:ascii="Times New Roman" w:hAnsi="Times New Roman" w:cs="Times New Roman"/>
            <w:sz w:val="24"/>
            <w:szCs w:val="24"/>
          </w:rPr>
          <w:t>Bayesian Information Criterion (</w:t>
        </w:r>
        <w:proofErr w:type="spellStart"/>
        <w:r w:rsidR="00DF7CF5">
          <w:rPr>
            <w:rFonts w:ascii="Times New Roman" w:hAnsi="Times New Roman" w:cs="Times New Roman"/>
            <w:sz w:val="24"/>
            <w:szCs w:val="24"/>
          </w:rPr>
          <w:t>BIC</w:t>
        </w:r>
      </w:ins>
      <w:ins w:id="808" w:author="Carter Daniels" w:date="2023-08-13T22:26:00Z">
        <w:r w:rsidR="00DF7CF5">
          <w:rPr>
            <w:rFonts w:ascii="Times New Roman" w:hAnsi="Times New Roman" w:cs="Times New Roman"/>
            <w:sz w:val="24"/>
            <w:szCs w:val="24"/>
          </w:rPr>
          <w:t>c</w:t>
        </w:r>
      </w:ins>
      <w:proofErr w:type="spellEnd"/>
      <w:ins w:id="809" w:author="Carter Daniels" w:date="2023-08-13T21:51:00Z">
        <w:r w:rsidR="00DF7CF5">
          <w:rPr>
            <w:rFonts w:ascii="Times New Roman" w:hAnsi="Times New Roman" w:cs="Times New Roman"/>
            <w:sz w:val="24"/>
            <w:szCs w:val="24"/>
          </w:rPr>
          <w:t>)</w:t>
        </w:r>
      </w:ins>
      <w:ins w:id="810" w:author="Carter Daniels" w:date="2022-09-18T22:27:00Z">
        <w:r>
          <w:rPr>
            <w:rFonts w:ascii="Times New Roman" w:hAnsi="Times New Roman" w:cs="Times New Roman"/>
            <w:sz w:val="24"/>
            <w:szCs w:val="24"/>
          </w:rPr>
          <w:t xml:space="preserve"> </w:t>
        </w:r>
      </w:ins>
      <w:ins w:id="811" w:author="Carter Daniels" w:date="2023-08-13T21:51:00Z">
        <w:r w:rsidR="00DF7CF5">
          <w:rPr>
            <w:rFonts w:ascii="Times New Roman" w:hAnsi="Times New Roman" w:cs="Times New Roman"/>
            <w:sz w:val="24"/>
            <w:szCs w:val="24"/>
          </w:rPr>
          <w:t>determine</w:t>
        </w:r>
      </w:ins>
      <w:ins w:id="812" w:author="Carter Daniels" w:date="2022-09-18T22:28:00Z">
        <w:r>
          <w:rPr>
            <w:rFonts w:ascii="Times New Roman" w:hAnsi="Times New Roman" w:cs="Times New Roman"/>
            <w:sz w:val="24"/>
            <w:szCs w:val="24"/>
          </w:rPr>
          <w:t xml:space="preserve"> </w:t>
        </w:r>
      </w:ins>
      <w:ins w:id="813" w:author="Carter Daniels" w:date="2023-08-13T22:37:00Z">
        <w:r w:rsidR="00DF7CF5">
          <w:rPr>
            <w:rFonts w:ascii="Times New Roman" w:hAnsi="Times New Roman" w:cs="Times New Roman"/>
            <w:sz w:val="24"/>
            <w:szCs w:val="24"/>
          </w:rPr>
          <w:t>the FI polynomial order</w:t>
        </w:r>
      </w:ins>
      <w:ins w:id="814" w:author="Carter Daniels" w:date="2022-09-18T22:28:00Z">
        <w:r>
          <w:rPr>
            <w:rFonts w:ascii="Times New Roman" w:hAnsi="Times New Roman" w:cs="Times New Roman"/>
            <w:sz w:val="24"/>
            <w:szCs w:val="24"/>
          </w:rPr>
          <w:t xml:space="preserve"> needed to describe the mean, standard deviation and CV of breakpoints </w:t>
        </w:r>
      </w:ins>
      <w:ins w:id="815" w:author="Carter Daniels" w:date="2022-09-18T22:29:00Z">
        <w:r w:rsidR="007E4203">
          <w:rPr>
            <w:rFonts w:ascii="Times New Roman" w:hAnsi="Times New Roman" w:cs="Times New Roman"/>
            <w:sz w:val="24"/>
            <w:szCs w:val="24"/>
          </w:rPr>
          <w:t xml:space="preserve">while </w:t>
        </w:r>
      </w:ins>
      <w:ins w:id="816" w:author="Carter Daniels" w:date="2023-08-13T21:50:00Z">
        <w:r w:rsidR="00DF7CF5">
          <w:rPr>
            <w:rFonts w:ascii="Times New Roman" w:hAnsi="Times New Roman" w:cs="Times New Roman"/>
            <w:sz w:val="24"/>
            <w:szCs w:val="24"/>
          </w:rPr>
          <w:t>accounting for group- and subject-specific effects.</w:t>
        </w:r>
      </w:ins>
      <w:ins w:id="817" w:author="Carter Daniels" w:date="2023-08-13T21:54:00Z">
        <w:r w:rsidR="00DF7CF5">
          <w:rPr>
            <w:rFonts w:ascii="Times New Roman" w:hAnsi="Times New Roman" w:cs="Times New Roman"/>
            <w:sz w:val="24"/>
            <w:szCs w:val="24"/>
          </w:rPr>
          <w:t xml:space="preserve"> Specifically, with fit a mixed effects model with </w:t>
        </w:r>
      </w:ins>
      <w:ins w:id="818" w:author="Carter Daniels" w:date="2023-08-13T22:38:00Z">
        <w:r w:rsidR="00DF7CF5">
          <w:rPr>
            <w:rFonts w:ascii="Times New Roman" w:hAnsi="Times New Roman" w:cs="Times New Roman"/>
            <w:sz w:val="24"/>
            <w:szCs w:val="24"/>
          </w:rPr>
          <w:t>a random intercept and/or slope for each subject nested within each group</w:t>
        </w:r>
      </w:ins>
      <w:ins w:id="819" w:author="Carter Daniels" w:date="2023-08-13T21:54:00Z">
        <w:r w:rsidR="00DF7CF5">
          <w:rPr>
            <w:rFonts w:ascii="Times New Roman" w:hAnsi="Times New Roman" w:cs="Times New Roman"/>
            <w:sz w:val="24"/>
            <w:szCs w:val="24"/>
          </w:rPr>
          <w:t xml:space="preserve"> </w:t>
        </w:r>
      </w:ins>
      <w:ins w:id="820" w:author="Carter Daniels" w:date="2023-08-13T21:55:00Z">
        <w:r w:rsidR="00DF7CF5">
          <w:rPr>
            <w:rFonts w:ascii="Times New Roman" w:hAnsi="Times New Roman" w:cs="Times New Roman"/>
            <w:sz w:val="24"/>
            <w:szCs w:val="24"/>
          </w:rPr>
          <w:t>and then tested</w:t>
        </w:r>
      </w:ins>
      <w:ins w:id="821" w:author="Carter Daniels" w:date="2023-08-13T22:38:00Z">
        <w:r w:rsidR="00DF7CF5">
          <w:rPr>
            <w:rFonts w:ascii="Times New Roman" w:hAnsi="Times New Roman" w:cs="Times New Roman"/>
            <w:sz w:val="24"/>
            <w:szCs w:val="24"/>
          </w:rPr>
          <w:t xml:space="preserve"> which </w:t>
        </w:r>
      </w:ins>
      <w:ins w:id="822" w:author="Carter Daniels" w:date="2023-08-13T22:45:00Z">
        <w:r w:rsidR="001F1D0E">
          <w:rPr>
            <w:rFonts w:ascii="Times New Roman" w:hAnsi="Times New Roman" w:cs="Times New Roman"/>
            <w:sz w:val="24"/>
            <w:szCs w:val="24"/>
          </w:rPr>
          <w:t>fixed effects</w:t>
        </w:r>
      </w:ins>
      <w:ins w:id="823" w:author="Carter Daniels" w:date="2023-08-13T22:38:00Z">
        <w:r w:rsidR="00DF7CF5">
          <w:rPr>
            <w:rFonts w:ascii="Times New Roman" w:hAnsi="Times New Roman" w:cs="Times New Roman"/>
            <w:sz w:val="24"/>
            <w:szCs w:val="24"/>
          </w:rPr>
          <w:t xml:space="preserve"> were </w:t>
        </w:r>
        <w:proofErr w:type="gramStart"/>
        <w:r w:rsidR="00DF7CF5">
          <w:rPr>
            <w:rFonts w:ascii="Times New Roman" w:hAnsi="Times New Roman" w:cs="Times New Roman"/>
            <w:sz w:val="24"/>
            <w:szCs w:val="24"/>
          </w:rPr>
          <w:t>need</w:t>
        </w:r>
        <w:proofErr w:type="gramEnd"/>
        <w:r w:rsidR="00DF7CF5">
          <w:rPr>
            <w:rFonts w:ascii="Times New Roman" w:hAnsi="Times New Roman" w:cs="Times New Roman"/>
            <w:sz w:val="24"/>
            <w:szCs w:val="24"/>
          </w:rPr>
          <w:t xml:space="preserve"> to build the best fitting model: the FI polynomial order and Group</w:t>
        </w:r>
      </w:ins>
      <w:ins w:id="824" w:author="Carter Daniels" w:date="2023-08-13T21:56:00Z">
        <w:r w:rsidR="00DF7CF5">
          <w:rPr>
            <w:rFonts w:ascii="Times New Roman" w:hAnsi="Times New Roman" w:cs="Times New Roman"/>
            <w:sz w:val="24"/>
            <w:szCs w:val="24"/>
          </w:rPr>
          <w:t>.</w:t>
        </w:r>
      </w:ins>
      <w:ins w:id="825" w:author="Carter Daniels" w:date="2023-08-13T21:50:00Z">
        <w:r w:rsidR="00DF7CF5">
          <w:rPr>
            <w:rFonts w:ascii="Times New Roman" w:hAnsi="Times New Roman" w:cs="Times New Roman"/>
            <w:sz w:val="24"/>
            <w:szCs w:val="24"/>
          </w:rPr>
          <w:t xml:space="preserve"> </w:t>
        </w:r>
      </w:ins>
      <w:ins w:id="826" w:author="Carter Daniels" w:date="2023-08-13T21:51:00Z">
        <w:r w:rsidR="00DF7CF5">
          <w:rPr>
            <w:rFonts w:ascii="Times New Roman" w:hAnsi="Times New Roman" w:cs="Times New Roman"/>
            <w:sz w:val="24"/>
            <w:szCs w:val="24"/>
          </w:rPr>
          <w:t xml:space="preserve">As shown in </w:t>
        </w:r>
        <w:r w:rsidR="00DF7CF5" w:rsidRPr="00DF7CF5">
          <w:rPr>
            <w:rFonts w:ascii="Times New Roman" w:hAnsi="Times New Roman" w:cs="Times New Roman"/>
            <w:sz w:val="24"/>
            <w:szCs w:val="24"/>
            <w:highlight w:val="yellow"/>
            <w:rPrChange w:id="827" w:author="Carter Daniels" w:date="2023-08-13T21:53:00Z">
              <w:rPr>
                <w:rFonts w:ascii="Times New Roman" w:hAnsi="Times New Roman" w:cs="Times New Roman"/>
                <w:sz w:val="24"/>
                <w:szCs w:val="24"/>
              </w:rPr>
            </w:rPrChange>
          </w:rPr>
          <w:t xml:space="preserve">Table </w:t>
        </w:r>
      </w:ins>
      <w:ins w:id="828" w:author="Carter Daniels" w:date="2023-08-19T15:49:00Z">
        <w:r w:rsidR="005767B9">
          <w:rPr>
            <w:rFonts w:ascii="Times New Roman" w:hAnsi="Times New Roman" w:cs="Times New Roman"/>
            <w:sz w:val="24"/>
            <w:szCs w:val="24"/>
          </w:rPr>
          <w:t>3</w:t>
        </w:r>
      </w:ins>
      <w:ins w:id="829" w:author="Carter Daniels" w:date="2023-08-13T21:53:00Z">
        <w:r w:rsidR="00DF7CF5">
          <w:rPr>
            <w:rFonts w:ascii="Times New Roman" w:hAnsi="Times New Roman" w:cs="Times New Roman"/>
            <w:sz w:val="24"/>
            <w:szCs w:val="24"/>
          </w:rPr>
          <w:t>,</w:t>
        </w:r>
      </w:ins>
      <w:ins w:id="830" w:author="Carter Daniels" w:date="2023-08-13T21:52:00Z">
        <w:r w:rsidR="00DF7CF5">
          <w:rPr>
            <w:rFonts w:ascii="Times New Roman" w:hAnsi="Times New Roman" w:cs="Times New Roman"/>
            <w:sz w:val="24"/>
            <w:szCs w:val="24"/>
          </w:rPr>
          <w:t xml:space="preserve"> </w:t>
        </w:r>
      </w:ins>
      <w:ins w:id="831" w:author="Carter Daniels" w:date="2023-08-13T22:19:00Z">
        <w:r w:rsidR="00DF7CF5">
          <w:rPr>
            <w:rFonts w:ascii="Times New Roman" w:hAnsi="Times New Roman" w:cs="Times New Roman"/>
            <w:sz w:val="24"/>
            <w:szCs w:val="24"/>
          </w:rPr>
          <w:t xml:space="preserve">after determining which random effects were supported by each moment of BPs, </w:t>
        </w:r>
      </w:ins>
      <w:ins w:id="832" w:author="Carter Daniels" w:date="2023-08-13T22:39:00Z">
        <w:r w:rsidR="00DF7CF5">
          <w:rPr>
            <w:rFonts w:ascii="Times New Roman" w:hAnsi="Times New Roman" w:cs="Times New Roman"/>
            <w:sz w:val="24"/>
            <w:szCs w:val="24"/>
          </w:rPr>
          <w:t xml:space="preserve">the SD </w:t>
        </w:r>
      </w:ins>
      <w:ins w:id="833" w:author="Carter Daniels" w:date="2023-08-13T22:40:00Z">
        <w:r w:rsidR="00DF7CF5">
          <w:rPr>
            <w:rFonts w:ascii="Times New Roman" w:hAnsi="Times New Roman" w:cs="Times New Roman"/>
            <w:sz w:val="24"/>
            <w:szCs w:val="24"/>
          </w:rPr>
          <w:t>supported</w:t>
        </w:r>
      </w:ins>
      <w:ins w:id="834" w:author="Carter Daniels" w:date="2023-08-13T22:39:00Z">
        <w:r w:rsidR="00DF7CF5">
          <w:rPr>
            <w:rFonts w:ascii="Times New Roman" w:hAnsi="Times New Roman" w:cs="Times New Roman"/>
            <w:sz w:val="24"/>
            <w:szCs w:val="24"/>
          </w:rPr>
          <w:t xml:space="preserve"> a 3</w:t>
        </w:r>
        <w:r w:rsidR="00DF7CF5" w:rsidRPr="00DF7CF5">
          <w:rPr>
            <w:rFonts w:ascii="Times New Roman" w:hAnsi="Times New Roman" w:cs="Times New Roman"/>
            <w:sz w:val="24"/>
            <w:szCs w:val="24"/>
            <w:vertAlign w:val="superscript"/>
            <w:rPrChange w:id="835" w:author="Carter Daniels" w:date="2023-08-13T22:39:00Z">
              <w:rPr>
                <w:rFonts w:ascii="Times New Roman" w:hAnsi="Times New Roman" w:cs="Times New Roman"/>
                <w:sz w:val="24"/>
                <w:szCs w:val="24"/>
              </w:rPr>
            </w:rPrChange>
          </w:rPr>
          <w:t>rd</w:t>
        </w:r>
        <w:r w:rsidR="00DF7CF5">
          <w:rPr>
            <w:rFonts w:ascii="Times New Roman" w:hAnsi="Times New Roman" w:cs="Times New Roman"/>
            <w:sz w:val="24"/>
            <w:szCs w:val="24"/>
          </w:rPr>
          <w:t xml:space="preserve"> order polynomial, the CV </w:t>
        </w:r>
      </w:ins>
      <w:ins w:id="836" w:author="Carter Daniels" w:date="2023-08-13T22:41:00Z">
        <w:r w:rsidR="00DF7CF5">
          <w:rPr>
            <w:rFonts w:ascii="Times New Roman" w:hAnsi="Times New Roman" w:cs="Times New Roman"/>
            <w:sz w:val="24"/>
            <w:szCs w:val="24"/>
          </w:rPr>
          <w:t xml:space="preserve">supported </w:t>
        </w:r>
      </w:ins>
      <w:ins w:id="837" w:author="Carter Daniels" w:date="2023-08-13T22:39:00Z">
        <w:r w:rsidR="00DF7CF5">
          <w:rPr>
            <w:rFonts w:ascii="Times New Roman" w:hAnsi="Times New Roman" w:cs="Times New Roman"/>
            <w:sz w:val="24"/>
            <w:szCs w:val="24"/>
          </w:rPr>
          <w:t>a 2</w:t>
        </w:r>
        <w:r w:rsidR="00DF7CF5" w:rsidRPr="00DF7CF5">
          <w:rPr>
            <w:rFonts w:ascii="Times New Roman" w:hAnsi="Times New Roman" w:cs="Times New Roman"/>
            <w:sz w:val="24"/>
            <w:szCs w:val="24"/>
            <w:vertAlign w:val="superscript"/>
            <w:rPrChange w:id="838" w:author="Carter Daniels" w:date="2023-08-13T22:39:00Z">
              <w:rPr>
                <w:rFonts w:ascii="Times New Roman" w:hAnsi="Times New Roman" w:cs="Times New Roman"/>
                <w:sz w:val="24"/>
                <w:szCs w:val="24"/>
              </w:rPr>
            </w:rPrChange>
          </w:rPr>
          <w:t>nd</w:t>
        </w:r>
        <w:r w:rsidR="00DF7CF5">
          <w:rPr>
            <w:rFonts w:ascii="Times New Roman" w:hAnsi="Times New Roman" w:cs="Times New Roman"/>
            <w:sz w:val="24"/>
            <w:szCs w:val="24"/>
          </w:rPr>
          <w:t xml:space="preserve"> order polynomial, and the mean </w:t>
        </w:r>
      </w:ins>
      <w:ins w:id="839" w:author="Carter Daniels" w:date="2023-08-13T22:41:00Z">
        <w:r w:rsidR="00DF7CF5">
          <w:rPr>
            <w:rFonts w:ascii="Times New Roman" w:hAnsi="Times New Roman" w:cs="Times New Roman"/>
            <w:sz w:val="24"/>
            <w:szCs w:val="24"/>
          </w:rPr>
          <w:t xml:space="preserve">supported </w:t>
        </w:r>
      </w:ins>
      <w:ins w:id="840" w:author="Carter Daniels" w:date="2023-08-13T22:39:00Z">
        <w:r w:rsidR="00DF7CF5">
          <w:rPr>
            <w:rFonts w:ascii="Times New Roman" w:hAnsi="Times New Roman" w:cs="Times New Roman"/>
            <w:sz w:val="24"/>
            <w:szCs w:val="24"/>
          </w:rPr>
          <w:t>a 1</w:t>
        </w:r>
        <w:r w:rsidR="00DF7CF5" w:rsidRPr="00DF7CF5">
          <w:rPr>
            <w:rFonts w:ascii="Times New Roman" w:hAnsi="Times New Roman" w:cs="Times New Roman"/>
            <w:sz w:val="24"/>
            <w:szCs w:val="24"/>
            <w:vertAlign w:val="superscript"/>
            <w:rPrChange w:id="841" w:author="Carter Daniels" w:date="2023-08-13T22:39:00Z">
              <w:rPr>
                <w:rFonts w:ascii="Times New Roman" w:hAnsi="Times New Roman" w:cs="Times New Roman"/>
                <w:sz w:val="24"/>
                <w:szCs w:val="24"/>
              </w:rPr>
            </w:rPrChange>
          </w:rPr>
          <w:t>st</w:t>
        </w:r>
        <w:r w:rsidR="00DF7CF5">
          <w:rPr>
            <w:rFonts w:ascii="Times New Roman" w:hAnsi="Times New Roman" w:cs="Times New Roman"/>
            <w:sz w:val="24"/>
            <w:szCs w:val="24"/>
          </w:rPr>
          <w:t xml:space="preserve"> order polynomial. Interestingly, </w:t>
        </w:r>
      </w:ins>
      <w:ins w:id="842" w:author="Carter Daniels" w:date="2023-08-13T22:41:00Z">
        <w:r w:rsidR="00DF7CF5">
          <w:rPr>
            <w:rFonts w:ascii="Times New Roman" w:hAnsi="Times New Roman" w:cs="Times New Roman"/>
            <w:sz w:val="24"/>
            <w:szCs w:val="24"/>
          </w:rPr>
          <w:t>both the CV and mean supported adding a fixed effect of Group but this effect was only significant for the mean, not the CV. Taken together, these data support our impression that much of the deviation from the scalar property comes in BP moments that characterize variabi</w:t>
        </w:r>
      </w:ins>
      <w:ins w:id="843" w:author="Carter Daniels" w:date="2023-08-13T22:42:00Z">
        <w:r w:rsidR="00DF7CF5">
          <w:rPr>
            <w:rFonts w:ascii="Times New Roman" w:hAnsi="Times New Roman" w:cs="Times New Roman"/>
            <w:sz w:val="24"/>
            <w:szCs w:val="24"/>
          </w:rPr>
          <w:t xml:space="preserve">lity. </w:t>
        </w:r>
      </w:ins>
    </w:p>
    <w:p w14:paraId="03A32B1C" w14:textId="2C4813A2" w:rsidR="005075AE" w:rsidRDefault="005075AE" w:rsidP="005075AE">
      <w:pPr>
        <w:spacing w:line="480" w:lineRule="auto"/>
        <w:jc w:val="center"/>
        <w:rPr>
          <w:ins w:id="844" w:author="Carter Daniels" w:date="2022-09-25T22:59:00Z"/>
          <w:rFonts w:ascii="Times New Roman" w:hAnsi="Times New Roman" w:cs="Times New Roman"/>
          <w:sz w:val="24"/>
          <w:szCs w:val="24"/>
        </w:rPr>
      </w:pPr>
      <w:commentRangeStart w:id="845"/>
      <w:ins w:id="846" w:author="Carter Daniels" w:date="2022-09-25T22:57:00Z">
        <w:r>
          <w:rPr>
            <w:rFonts w:ascii="Times New Roman" w:hAnsi="Times New Roman" w:cs="Times New Roman"/>
            <w:noProof/>
            <w:sz w:val="24"/>
            <w:szCs w:val="24"/>
          </w:rPr>
          <w:lastRenderedPageBreak/>
          <w:drawing>
            <wp:inline distT="0" distB="0" distL="0" distR="0" wp14:anchorId="09EC2C76" wp14:editId="4F9EEA85">
              <wp:extent cx="4279764" cy="427976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279764" cy="4279764"/>
                      </a:xfrm>
                      <a:prstGeom prst="rect">
                        <a:avLst/>
                      </a:prstGeom>
                    </pic:spPr>
                  </pic:pic>
                </a:graphicData>
              </a:graphic>
            </wp:inline>
          </w:drawing>
        </w:r>
      </w:ins>
      <w:commentRangeEnd w:id="845"/>
      <w:ins w:id="847" w:author="Carter Daniels" w:date="2022-09-25T22:58:00Z">
        <w:r>
          <w:rPr>
            <w:rStyle w:val="CommentReference"/>
          </w:rPr>
          <w:commentReference w:id="845"/>
        </w:r>
      </w:ins>
    </w:p>
    <w:p w14:paraId="6425EB84" w14:textId="4F183FC4" w:rsidR="005075AE" w:rsidRDefault="005075AE">
      <w:pPr>
        <w:spacing w:line="240" w:lineRule="auto"/>
        <w:rPr>
          <w:ins w:id="848" w:author="Carter Daniels" w:date="2023-08-13T22:03:00Z"/>
          <w:rFonts w:ascii="Times New Roman" w:hAnsi="Times New Roman" w:cs="Times New Roman"/>
          <w:sz w:val="24"/>
          <w:szCs w:val="24"/>
        </w:rPr>
      </w:pPr>
      <w:ins w:id="849" w:author="Carter Daniels" w:date="2022-09-25T22:59:00Z">
        <w:r w:rsidRPr="005075AE">
          <w:rPr>
            <w:rFonts w:ascii="Times New Roman" w:hAnsi="Times New Roman" w:cs="Times New Roman"/>
            <w:b/>
            <w:bCs/>
            <w:sz w:val="24"/>
            <w:szCs w:val="24"/>
            <w:rPrChange w:id="850" w:author="Carter Daniels" w:date="2022-09-25T22:59:00Z">
              <w:rPr>
                <w:rFonts w:ascii="Times New Roman" w:hAnsi="Times New Roman" w:cs="Times New Roman"/>
                <w:sz w:val="24"/>
                <w:szCs w:val="24"/>
              </w:rPr>
            </w:rPrChange>
          </w:rPr>
          <w:t xml:space="preserve">Figure 5. </w:t>
        </w:r>
      </w:ins>
      <w:ins w:id="851" w:author="Carter Daniels" w:date="2022-09-25T23:00:00Z">
        <w:r>
          <w:rPr>
            <w:rFonts w:ascii="Times New Roman" w:hAnsi="Times New Roman" w:cs="Times New Roman"/>
            <w:sz w:val="24"/>
            <w:szCs w:val="24"/>
          </w:rPr>
          <w:t>Mean (left y-axis; blue), STD (left y-axis; orange), and CV (right y-axis; black) as a function of FI for Base 20 (circles), Base 40 (</w:t>
        </w:r>
        <w:proofErr w:type="spellStart"/>
        <w:r>
          <w:rPr>
            <w:rFonts w:ascii="Times New Roman" w:hAnsi="Times New Roman" w:cs="Times New Roman"/>
            <w:sz w:val="24"/>
            <w:szCs w:val="24"/>
          </w:rPr>
          <w:t>xs</w:t>
        </w:r>
        <w:proofErr w:type="spellEnd"/>
        <w:r>
          <w:rPr>
            <w:rFonts w:ascii="Times New Roman" w:hAnsi="Times New Roman" w:cs="Times New Roman"/>
            <w:sz w:val="24"/>
            <w:szCs w:val="24"/>
          </w:rPr>
          <w:t xml:space="preserve">), and Base 60 mice (squares). Legend for colors can be found in Fig. 4A. </w:t>
        </w:r>
      </w:ins>
    </w:p>
    <w:p w14:paraId="5E1D6C66" w14:textId="77777777" w:rsidR="00DF7CF5" w:rsidRDefault="00DF7CF5">
      <w:pPr>
        <w:spacing w:line="240" w:lineRule="auto"/>
        <w:rPr>
          <w:ins w:id="852" w:author="Carter Daniels" w:date="2023-08-13T22:29:00Z"/>
          <w:rFonts w:ascii="Times New Roman" w:hAnsi="Times New Roman" w:cs="Times New Roman"/>
          <w:sz w:val="24"/>
          <w:szCs w:val="24"/>
        </w:rPr>
      </w:pPr>
    </w:p>
    <w:p w14:paraId="6711B3D3" w14:textId="77777777" w:rsidR="00DF7CF5" w:rsidRDefault="00DF7CF5">
      <w:pPr>
        <w:spacing w:line="240" w:lineRule="auto"/>
        <w:rPr>
          <w:ins w:id="853" w:author="Carter Daniels" w:date="2023-08-13T22:29:00Z"/>
          <w:rFonts w:ascii="Times New Roman" w:hAnsi="Times New Roman" w:cs="Times New Roman"/>
          <w:sz w:val="24"/>
          <w:szCs w:val="24"/>
        </w:rPr>
      </w:pPr>
    </w:p>
    <w:p w14:paraId="090D1174" w14:textId="77777777" w:rsidR="00DF7CF5" w:rsidRDefault="00DF7CF5">
      <w:pPr>
        <w:spacing w:line="240" w:lineRule="auto"/>
        <w:rPr>
          <w:ins w:id="854" w:author="Carter Daniels" w:date="2023-08-13T22:29:00Z"/>
          <w:rFonts w:ascii="Times New Roman" w:hAnsi="Times New Roman" w:cs="Times New Roman"/>
          <w:sz w:val="24"/>
          <w:szCs w:val="24"/>
        </w:rPr>
      </w:pPr>
    </w:p>
    <w:p w14:paraId="36E96987" w14:textId="11572E70" w:rsidR="00DF7CF5" w:rsidRDefault="00DF7CF5">
      <w:pPr>
        <w:spacing w:line="240" w:lineRule="auto"/>
        <w:rPr>
          <w:ins w:id="855" w:author="Carter Daniels" w:date="2023-08-13T22:03:00Z"/>
          <w:rFonts w:ascii="Times New Roman" w:hAnsi="Times New Roman" w:cs="Times New Roman"/>
          <w:sz w:val="24"/>
          <w:szCs w:val="24"/>
        </w:rPr>
      </w:pPr>
      <w:ins w:id="856" w:author="Carter Daniels" w:date="2023-08-13T22:29:00Z">
        <w:r>
          <w:rPr>
            <w:rFonts w:ascii="Times New Roman" w:hAnsi="Times New Roman" w:cs="Times New Roman"/>
            <w:sz w:val="24"/>
            <w:szCs w:val="24"/>
          </w:rPr>
          <w:lastRenderedPageBreak/>
          <w:t xml:space="preserve">Table </w:t>
        </w:r>
      </w:ins>
      <w:ins w:id="857" w:author="Carter Daniels" w:date="2023-08-19T15:49:00Z">
        <w:r w:rsidR="005767B9">
          <w:rPr>
            <w:rFonts w:ascii="Times New Roman" w:hAnsi="Times New Roman" w:cs="Times New Roman"/>
            <w:sz w:val="24"/>
            <w:szCs w:val="24"/>
          </w:rPr>
          <w:t>3</w:t>
        </w:r>
      </w:ins>
      <w:ins w:id="858" w:author="Carter Daniels" w:date="2023-08-13T22:29:00Z">
        <w:r>
          <w:rPr>
            <w:rFonts w:ascii="Times New Roman" w:hAnsi="Times New Roman" w:cs="Times New Roman"/>
            <w:sz w:val="24"/>
            <w:szCs w:val="24"/>
          </w:rPr>
          <w:t>. Best Fitting Models for Each BP Moment as Determined by the corrected Bayesian Information Criterion (</w:t>
        </w:r>
        <w:proofErr w:type="spellStart"/>
        <w:r>
          <w:rPr>
            <w:rFonts w:ascii="Times New Roman" w:hAnsi="Times New Roman" w:cs="Times New Roman"/>
            <w:sz w:val="24"/>
            <w:szCs w:val="24"/>
          </w:rPr>
          <w:t>BICc</w:t>
        </w:r>
        <w:proofErr w:type="spellEnd"/>
        <w:r>
          <w:rPr>
            <w:rFonts w:ascii="Times New Roman" w:hAnsi="Times New Roman" w:cs="Times New Roman"/>
            <w:sz w:val="24"/>
            <w:szCs w:val="24"/>
          </w:rPr>
          <w:t>)</w:t>
        </w:r>
      </w:ins>
    </w:p>
    <w:tbl>
      <w:tblPr>
        <w:tblStyle w:val="TableGrid"/>
        <w:tblW w:w="5000" w:type="pct"/>
        <w:tblLook w:val="04A0" w:firstRow="1" w:lastRow="0" w:firstColumn="1" w:lastColumn="0" w:noHBand="0" w:noVBand="1"/>
        <w:tblPrChange w:id="859" w:author="Carter Daniels" w:date="2023-08-13T22:03:00Z">
          <w:tblPr>
            <w:tblStyle w:val="TableGrid"/>
            <w:tblW w:w="0" w:type="auto"/>
            <w:tblLook w:val="04A0" w:firstRow="1" w:lastRow="0" w:firstColumn="1" w:lastColumn="0" w:noHBand="0" w:noVBand="1"/>
          </w:tblPr>
        </w:tblPrChange>
      </w:tblPr>
      <w:tblGrid>
        <w:gridCol w:w="3237"/>
        <w:gridCol w:w="3237"/>
        <w:gridCol w:w="3238"/>
        <w:gridCol w:w="3238"/>
        <w:tblGridChange w:id="860">
          <w:tblGrid>
            <w:gridCol w:w="1850"/>
            <w:gridCol w:w="1387"/>
            <w:gridCol w:w="463"/>
            <w:gridCol w:w="1850"/>
            <w:gridCol w:w="924"/>
            <w:gridCol w:w="926"/>
            <w:gridCol w:w="2312"/>
            <w:gridCol w:w="3238"/>
          </w:tblGrid>
        </w:tblGridChange>
      </w:tblGrid>
      <w:tr w:rsidR="00DF7CF5" w14:paraId="69D15EA2" w14:textId="77777777" w:rsidTr="00DF7CF5">
        <w:trPr>
          <w:ins w:id="861" w:author="Carter Daniels" w:date="2023-08-13T22:03:00Z"/>
          <w:trPrChange w:id="862" w:author="Carter Daniels" w:date="2023-08-13T22:03:00Z">
            <w:trPr>
              <w:gridAfter w:val="0"/>
            </w:trPr>
          </w:trPrChange>
        </w:trPr>
        <w:tc>
          <w:tcPr>
            <w:tcW w:w="1250" w:type="pct"/>
            <w:tcPrChange w:id="863" w:author="Carter Daniels" w:date="2023-08-13T22:03:00Z">
              <w:tcPr>
                <w:tcW w:w="1850" w:type="dxa"/>
              </w:tcPr>
            </w:tcPrChange>
          </w:tcPr>
          <w:p w14:paraId="74B97949" w14:textId="1B66DF78" w:rsidR="00DF7CF5" w:rsidRPr="00DF7CF5" w:rsidRDefault="00DF7CF5">
            <w:pPr>
              <w:rPr>
                <w:ins w:id="864" w:author="Carter Daniels" w:date="2023-08-13T22:03:00Z"/>
                <w:rFonts w:ascii="Times New Roman" w:hAnsi="Times New Roman" w:cs="Times New Roman"/>
                <w:sz w:val="24"/>
                <w:szCs w:val="24"/>
                <w:rPrChange w:id="865" w:author="Carter Daniels" w:date="2023-08-13T22:17:00Z">
                  <w:rPr>
                    <w:ins w:id="866" w:author="Carter Daniels" w:date="2023-08-13T22:03:00Z"/>
                    <w:rFonts w:ascii="Times New Roman" w:hAnsi="Times New Roman" w:cs="Times New Roman"/>
                    <w:b/>
                    <w:bCs/>
                    <w:sz w:val="24"/>
                    <w:szCs w:val="24"/>
                  </w:rPr>
                </w:rPrChange>
              </w:rPr>
            </w:pPr>
            <w:ins w:id="867" w:author="Carter Daniels" w:date="2023-08-13T22:03:00Z">
              <w:r w:rsidRPr="00DF7CF5">
                <w:rPr>
                  <w:rFonts w:ascii="Times New Roman" w:hAnsi="Times New Roman" w:cs="Times New Roman"/>
                  <w:sz w:val="24"/>
                  <w:szCs w:val="24"/>
                  <w:rPrChange w:id="868" w:author="Carter Daniels" w:date="2023-08-13T22:17:00Z">
                    <w:rPr>
                      <w:rFonts w:ascii="Times New Roman" w:hAnsi="Times New Roman" w:cs="Times New Roman"/>
                      <w:b/>
                      <w:bCs/>
                      <w:sz w:val="24"/>
                      <w:szCs w:val="24"/>
                    </w:rPr>
                  </w:rPrChange>
                </w:rPr>
                <w:t>Model</w:t>
              </w:r>
            </w:ins>
            <w:ins w:id="869" w:author="Carter Daniels" w:date="2023-08-13T22:45:00Z">
              <w:r w:rsidR="001F1D0E">
                <w:rPr>
                  <w:rFonts w:ascii="Times New Roman" w:hAnsi="Times New Roman" w:cs="Times New Roman"/>
                  <w:sz w:val="24"/>
                  <w:szCs w:val="24"/>
                </w:rPr>
                <w:t xml:space="preserve"> </w:t>
              </w:r>
            </w:ins>
          </w:p>
        </w:tc>
        <w:tc>
          <w:tcPr>
            <w:tcW w:w="1250" w:type="pct"/>
            <w:tcPrChange w:id="870" w:author="Carter Daniels" w:date="2023-08-13T22:03:00Z">
              <w:tcPr>
                <w:tcW w:w="1850" w:type="dxa"/>
                <w:gridSpan w:val="2"/>
              </w:tcPr>
            </w:tcPrChange>
          </w:tcPr>
          <w:p w14:paraId="0A6ECF2C" w14:textId="28AA864F" w:rsidR="00DF7CF5" w:rsidRPr="00DF7CF5" w:rsidRDefault="00DF7CF5">
            <w:pPr>
              <w:rPr>
                <w:ins w:id="871" w:author="Carter Daniels" w:date="2023-08-13T22:03:00Z"/>
                <w:rFonts w:ascii="Times New Roman" w:hAnsi="Times New Roman" w:cs="Times New Roman"/>
                <w:sz w:val="24"/>
                <w:szCs w:val="24"/>
                <w:rPrChange w:id="872" w:author="Carter Daniels" w:date="2023-08-13T22:17:00Z">
                  <w:rPr>
                    <w:ins w:id="873" w:author="Carter Daniels" w:date="2023-08-13T22:03:00Z"/>
                    <w:rFonts w:ascii="Times New Roman" w:hAnsi="Times New Roman" w:cs="Times New Roman"/>
                    <w:b/>
                    <w:bCs/>
                    <w:sz w:val="24"/>
                    <w:szCs w:val="24"/>
                  </w:rPr>
                </w:rPrChange>
              </w:rPr>
            </w:pPr>
            <w:ins w:id="874" w:author="Carter Daniels" w:date="2023-08-13T22:03:00Z">
              <w:r w:rsidRPr="00DF7CF5">
                <w:rPr>
                  <w:rFonts w:ascii="Times New Roman" w:hAnsi="Times New Roman" w:cs="Times New Roman"/>
                  <w:sz w:val="24"/>
                  <w:szCs w:val="24"/>
                  <w:rPrChange w:id="875" w:author="Carter Daniels" w:date="2023-08-13T22:17:00Z">
                    <w:rPr>
                      <w:rFonts w:ascii="Times New Roman" w:hAnsi="Times New Roman" w:cs="Times New Roman"/>
                      <w:b/>
                      <w:bCs/>
                      <w:sz w:val="24"/>
                      <w:szCs w:val="24"/>
                    </w:rPr>
                  </w:rPrChange>
                </w:rPr>
                <w:t>Mu</w:t>
              </w:r>
            </w:ins>
            <w:ins w:id="876" w:author="Carter Daniels" w:date="2023-08-13T22:10:00Z">
              <w:r w:rsidRPr="00DF7CF5">
                <w:rPr>
                  <w:rFonts w:ascii="Times New Roman" w:hAnsi="Times New Roman" w:cs="Times New Roman"/>
                  <w:sz w:val="24"/>
                  <w:szCs w:val="24"/>
                  <w:rPrChange w:id="877" w:author="Carter Daniels" w:date="2023-08-13T22:17:00Z">
                    <w:rPr>
                      <w:rFonts w:ascii="Times New Roman" w:hAnsi="Times New Roman" w:cs="Times New Roman"/>
                      <w:b/>
                      <w:bCs/>
                      <w:sz w:val="24"/>
                      <w:szCs w:val="24"/>
                    </w:rPr>
                  </w:rPrChange>
                </w:rPr>
                <w:t>*</w:t>
              </w:r>
            </w:ins>
            <w:ins w:id="878" w:author="Carter Daniels" w:date="2023-08-13T22:09:00Z">
              <w:r w:rsidRPr="00DF7CF5">
                <w:rPr>
                  <w:rFonts w:ascii="Times New Roman" w:hAnsi="Times New Roman" w:cs="Times New Roman"/>
                  <w:sz w:val="24"/>
                  <w:szCs w:val="24"/>
                  <w:rPrChange w:id="879" w:author="Carter Daniels" w:date="2023-08-13T22:17:00Z">
                    <w:rPr>
                      <w:rFonts w:ascii="Times New Roman" w:hAnsi="Times New Roman" w:cs="Times New Roman"/>
                      <w:b/>
                      <w:bCs/>
                      <w:sz w:val="24"/>
                      <w:szCs w:val="24"/>
                    </w:rPr>
                  </w:rPrChange>
                </w:rPr>
                <w:t xml:space="preserve"> </w:t>
              </w:r>
            </w:ins>
          </w:p>
        </w:tc>
        <w:tc>
          <w:tcPr>
            <w:tcW w:w="1250" w:type="pct"/>
            <w:tcPrChange w:id="880" w:author="Carter Daniels" w:date="2023-08-13T22:03:00Z">
              <w:tcPr>
                <w:tcW w:w="1850" w:type="dxa"/>
              </w:tcPr>
            </w:tcPrChange>
          </w:tcPr>
          <w:p w14:paraId="580E82F4" w14:textId="22127773" w:rsidR="00DF7CF5" w:rsidRPr="00DF7CF5" w:rsidRDefault="00DF7CF5">
            <w:pPr>
              <w:rPr>
                <w:ins w:id="881" w:author="Carter Daniels" w:date="2023-08-13T22:03:00Z"/>
                <w:rFonts w:ascii="Times New Roman" w:hAnsi="Times New Roman" w:cs="Times New Roman"/>
                <w:sz w:val="24"/>
                <w:szCs w:val="24"/>
                <w:vertAlign w:val="superscript"/>
                <w:rPrChange w:id="882" w:author="Carter Daniels" w:date="2023-08-13T22:17:00Z">
                  <w:rPr>
                    <w:ins w:id="883" w:author="Carter Daniels" w:date="2023-08-13T22:03:00Z"/>
                    <w:rFonts w:ascii="Times New Roman" w:hAnsi="Times New Roman" w:cs="Times New Roman"/>
                    <w:b/>
                    <w:bCs/>
                    <w:sz w:val="24"/>
                    <w:szCs w:val="24"/>
                  </w:rPr>
                </w:rPrChange>
              </w:rPr>
            </w:pPr>
            <w:ins w:id="884" w:author="Carter Daniels" w:date="2023-08-13T22:03:00Z">
              <w:r w:rsidRPr="00DF7CF5">
                <w:rPr>
                  <w:rFonts w:ascii="Times New Roman" w:hAnsi="Times New Roman" w:cs="Times New Roman"/>
                  <w:sz w:val="24"/>
                  <w:szCs w:val="24"/>
                  <w:rPrChange w:id="885" w:author="Carter Daniels" w:date="2023-08-13T22:17:00Z">
                    <w:rPr>
                      <w:rFonts w:ascii="Times New Roman" w:hAnsi="Times New Roman" w:cs="Times New Roman"/>
                      <w:b/>
                      <w:bCs/>
                      <w:sz w:val="24"/>
                      <w:szCs w:val="24"/>
                    </w:rPr>
                  </w:rPrChange>
                </w:rPr>
                <w:t>SD</w:t>
              </w:r>
            </w:ins>
            <w:ins w:id="886" w:author="Carter Daniels" w:date="2023-08-13T22:15:00Z">
              <w:r w:rsidRPr="00DF7CF5">
                <w:rPr>
                  <w:rFonts w:ascii="Times New Roman" w:hAnsi="Times New Roman" w:cs="Times New Roman"/>
                  <w:sz w:val="24"/>
                  <w:szCs w:val="24"/>
                  <w:vertAlign w:val="superscript"/>
                  <w:rPrChange w:id="887" w:author="Carter Daniels" w:date="2023-08-13T22:17:00Z">
                    <w:rPr>
                      <w:rFonts w:ascii="Times New Roman" w:hAnsi="Times New Roman" w:cs="Times New Roman"/>
                      <w:b/>
                      <w:bCs/>
                      <w:sz w:val="24"/>
                      <w:szCs w:val="24"/>
                      <w:vertAlign w:val="superscript"/>
                    </w:rPr>
                  </w:rPrChange>
                </w:rPr>
                <w:t>±</w:t>
              </w:r>
            </w:ins>
          </w:p>
        </w:tc>
        <w:tc>
          <w:tcPr>
            <w:tcW w:w="1250" w:type="pct"/>
            <w:tcPrChange w:id="888" w:author="Carter Daniels" w:date="2023-08-13T22:03:00Z">
              <w:tcPr>
                <w:tcW w:w="1850" w:type="dxa"/>
                <w:gridSpan w:val="2"/>
              </w:tcPr>
            </w:tcPrChange>
          </w:tcPr>
          <w:p w14:paraId="3FC2BEC8" w14:textId="00A20D92" w:rsidR="00DF7CF5" w:rsidRPr="00DF7CF5" w:rsidRDefault="00DF7CF5">
            <w:pPr>
              <w:rPr>
                <w:ins w:id="889" w:author="Carter Daniels" w:date="2023-08-13T22:03:00Z"/>
                <w:rFonts w:ascii="Times New Roman" w:hAnsi="Times New Roman" w:cs="Times New Roman"/>
                <w:sz w:val="24"/>
                <w:szCs w:val="24"/>
                <w:vertAlign w:val="superscript"/>
                <w:rPrChange w:id="890" w:author="Carter Daniels" w:date="2023-08-13T22:18:00Z">
                  <w:rPr>
                    <w:ins w:id="891" w:author="Carter Daniels" w:date="2023-08-13T22:03:00Z"/>
                    <w:rFonts w:ascii="Times New Roman" w:hAnsi="Times New Roman" w:cs="Times New Roman"/>
                    <w:b/>
                    <w:bCs/>
                    <w:sz w:val="24"/>
                    <w:szCs w:val="24"/>
                  </w:rPr>
                </w:rPrChange>
              </w:rPr>
            </w:pPr>
            <w:ins w:id="892" w:author="Carter Daniels" w:date="2023-08-13T22:03:00Z">
              <w:r w:rsidRPr="00DF7CF5">
                <w:rPr>
                  <w:rFonts w:ascii="Times New Roman" w:hAnsi="Times New Roman" w:cs="Times New Roman"/>
                  <w:sz w:val="24"/>
                  <w:szCs w:val="24"/>
                  <w:rPrChange w:id="893" w:author="Carter Daniels" w:date="2023-08-13T22:17:00Z">
                    <w:rPr>
                      <w:rFonts w:ascii="Times New Roman" w:hAnsi="Times New Roman" w:cs="Times New Roman"/>
                      <w:b/>
                      <w:bCs/>
                      <w:sz w:val="24"/>
                      <w:szCs w:val="24"/>
                    </w:rPr>
                  </w:rPrChange>
                </w:rPr>
                <w:t>CV</w:t>
              </w:r>
            </w:ins>
            <w:ins w:id="894" w:author="Carter Daniels" w:date="2023-08-13T22:18:00Z">
              <w:r>
                <w:rPr>
                  <w:rFonts w:ascii="Times New Roman" w:hAnsi="Times New Roman" w:cs="Times New Roman"/>
                  <w:sz w:val="24"/>
                  <w:szCs w:val="24"/>
                  <w:vertAlign w:val="superscript"/>
                </w:rPr>
                <w:t>±</w:t>
              </w:r>
            </w:ins>
          </w:p>
        </w:tc>
      </w:tr>
      <w:tr w:rsidR="00DF7CF5" w14:paraId="6BF39A87" w14:textId="77777777" w:rsidTr="00DF7CF5">
        <w:trPr>
          <w:ins w:id="895" w:author="Carter Daniels" w:date="2023-08-13T22:03:00Z"/>
          <w:trPrChange w:id="896" w:author="Carter Daniels" w:date="2023-08-13T22:03:00Z">
            <w:trPr>
              <w:gridAfter w:val="0"/>
            </w:trPr>
          </w:trPrChange>
        </w:trPr>
        <w:tc>
          <w:tcPr>
            <w:tcW w:w="1250" w:type="pct"/>
            <w:tcPrChange w:id="897" w:author="Carter Daniels" w:date="2023-08-13T22:03:00Z">
              <w:tcPr>
                <w:tcW w:w="1850" w:type="dxa"/>
              </w:tcPr>
            </w:tcPrChange>
          </w:tcPr>
          <w:p w14:paraId="20284B0A" w14:textId="7DAFFF7E" w:rsidR="00DF7CF5" w:rsidRPr="00DF7CF5" w:rsidRDefault="00DF7CF5">
            <w:pPr>
              <w:rPr>
                <w:ins w:id="898" w:author="Carter Daniels" w:date="2023-08-13T22:03:00Z"/>
                <w:rFonts w:ascii="Times New Roman" w:hAnsi="Times New Roman" w:cs="Times New Roman"/>
                <w:sz w:val="24"/>
                <w:szCs w:val="24"/>
                <w:rPrChange w:id="899" w:author="Carter Daniels" w:date="2023-08-13T22:17:00Z">
                  <w:rPr>
                    <w:ins w:id="900" w:author="Carter Daniels" w:date="2023-08-13T22:03:00Z"/>
                    <w:rFonts w:ascii="Times New Roman" w:hAnsi="Times New Roman" w:cs="Times New Roman"/>
                    <w:b/>
                    <w:bCs/>
                    <w:sz w:val="24"/>
                    <w:szCs w:val="24"/>
                  </w:rPr>
                </w:rPrChange>
              </w:rPr>
            </w:pPr>
            <w:ins w:id="901" w:author="Carter Daniels" w:date="2023-08-13T22:04:00Z">
              <w:r w:rsidRPr="00DF7CF5">
                <w:rPr>
                  <w:rFonts w:ascii="Times New Roman" w:hAnsi="Times New Roman" w:cs="Times New Roman"/>
                  <w:sz w:val="24"/>
                  <w:szCs w:val="24"/>
                  <w:rPrChange w:id="902" w:author="Carter Daniels" w:date="2023-08-13T22:17:00Z">
                    <w:rPr>
                      <w:rFonts w:ascii="Times New Roman" w:hAnsi="Times New Roman" w:cs="Times New Roman"/>
                      <w:b/>
                      <w:bCs/>
                      <w:sz w:val="24"/>
                      <w:szCs w:val="24"/>
                    </w:rPr>
                  </w:rPrChange>
                </w:rPr>
                <w:t xml:space="preserve">P1 </w:t>
              </w:r>
            </w:ins>
          </w:p>
        </w:tc>
        <w:tc>
          <w:tcPr>
            <w:tcW w:w="1250" w:type="pct"/>
            <w:tcPrChange w:id="903" w:author="Carter Daniels" w:date="2023-08-13T22:03:00Z">
              <w:tcPr>
                <w:tcW w:w="1850" w:type="dxa"/>
                <w:gridSpan w:val="2"/>
              </w:tcPr>
            </w:tcPrChange>
          </w:tcPr>
          <w:p w14:paraId="44D389F0" w14:textId="6B2F14A4" w:rsidR="00DF7CF5" w:rsidRPr="00DF7CF5" w:rsidRDefault="00DF7CF5">
            <w:pPr>
              <w:rPr>
                <w:ins w:id="904" w:author="Carter Daniels" w:date="2023-08-13T22:03:00Z"/>
                <w:rFonts w:ascii="Times New Roman" w:hAnsi="Times New Roman" w:cs="Times New Roman"/>
                <w:b/>
                <w:bCs/>
                <w:sz w:val="24"/>
                <w:szCs w:val="24"/>
              </w:rPr>
            </w:pPr>
            <w:ins w:id="905" w:author="Carter Daniels" w:date="2023-08-13T22:33:00Z">
              <w:r>
                <w:rPr>
                  <w:rFonts w:ascii="Times New Roman" w:hAnsi="Times New Roman" w:cs="Times New Roman"/>
                  <w:b/>
                  <w:bCs/>
                  <w:sz w:val="24"/>
                  <w:szCs w:val="24"/>
                </w:rPr>
                <w:t>1047.61</w:t>
              </w:r>
            </w:ins>
          </w:p>
        </w:tc>
        <w:tc>
          <w:tcPr>
            <w:tcW w:w="1250" w:type="pct"/>
            <w:tcPrChange w:id="906" w:author="Carter Daniels" w:date="2023-08-13T22:03:00Z">
              <w:tcPr>
                <w:tcW w:w="1850" w:type="dxa"/>
              </w:tcPr>
            </w:tcPrChange>
          </w:tcPr>
          <w:p w14:paraId="025F84B9" w14:textId="6689541C" w:rsidR="00DF7CF5" w:rsidRPr="00DF7CF5" w:rsidRDefault="00DF7CF5">
            <w:pPr>
              <w:rPr>
                <w:ins w:id="907" w:author="Carter Daniels" w:date="2023-08-13T22:03:00Z"/>
                <w:rFonts w:ascii="Times New Roman" w:hAnsi="Times New Roman" w:cs="Times New Roman"/>
                <w:sz w:val="24"/>
                <w:szCs w:val="24"/>
                <w:rPrChange w:id="908" w:author="Carter Daniels" w:date="2023-08-13T22:17:00Z">
                  <w:rPr>
                    <w:ins w:id="909" w:author="Carter Daniels" w:date="2023-08-13T22:03:00Z"/>
                    <w:rFonts w:ascii="Times New Roman" w:hAnsi="Times New Roman" w:cs="Times New Roman"/>
                    <w:b/>
                    <w:bCs/>
                    <w:sz w:val="24"/>
                    <w:szCs w:val="24"/>
                  </w:rPr>
                </w:rPrChange>
              </w:rPr>
            </w:pPr>
            <w:ins w:id="910" w:author="Carter Daniels" w:date="2023-08-13T22:27:00Z">
              <w:r>
                <w:rPr>
                  <w:rFonts w:ascii="Times New Roman" w:hAnsi="Times New Roman" w:cs="Times New Roman"/>
                  <w:sz w:val="24"/>
                  <w:szCs w:val="24"/>
                </w:rPr>
                <w:t>1077.01</w:t>
              </w:r>
            </w:ins>
          </w:p>
        </w:tc>
        <w:tc>
          <w:tcPr>
            <w:tcW w:w="1250" w:type="pct"/>
            <w:tcPrChange w:id="911" w:author="Carter Daniels" w:date="2023-08-13T22:03:00Z">
              <w:tcPr>
                <w:tcW w:w="1850" w:type="dxa"/>
                <w:gridSpan w:val="2"/>
              </w:tcPr>
            </w:tcPrChange>
          </w:tcPr>
          <w:p w14:paraId="25735A17" w14:textId="2566AB53" w:rsidR="00DF7CF5" w:rsidRPr="00DF7CF5" w:rsidRDefault="00DF7CF5">
            <w:pPr>
              <w:rPr>
                <w:ins w:id="912" w:author="Carter Daniels" w:date="2023-08-13T22:03:00Z"/>
                <w:rFonts w:ascii="Times New Roman" w:hAnsi="Times New Roman" w:cs="Times New Roman"/>
                <w:sz w:val="24"/>
                <w:szCs w:val="24"/>
                <w:rPrChange w:id="913" w:author="Carter Daniels" w:date="2023-08-13T22:17:00Z">
                  <w:rPr>
                    <w:ins w:id="914" w:author="Carter Daniels" w:date="2023-08-13T22:03:00Z"/>
                    <w:rFonts w:ascii="Times New Roman" w:hAnsi="Times New Roman" w:cs="Times New Roman"/>
                    <w:b/>
                    <w:bCs/>
                    <w:sz w:val="24"/>
                    <w:szCs w:val="24"/>
                  </w:rPr>
                </w:rPrChange>
              </w:rPr>
            </w:pPr>
            <w:ins w:id="915" w:author="Carter Daniels" w:date="2023-08-13T22:26:00Z">
              <w:r>
                <w:rPr>
                  <w:rFonts w:ascii="Times New Roman" w:hAnsi="Times New Roman" w:cs="Times New Roman"/>
                  <w:sz w:val="24"/>
                  <w:szCs w:val="24"/>
                </w:rPr>
                <w:t>-398.03</w:t>
              </w:r>
            </w:ins>
          </w:p>
        </w:tc>
      </w:tr>
      <w:tr w:rsidR="00DF7CF5" w14:paraId="3420EB54" w14:textId="77777777" w:rsidTr="00DF7CF5">
        <w:trPr>
          <w:ins w:id="916" w:author="Carter Daniels" w:date="2023-08-13T22:03:00Z"/>
          <w:trPrChange w:id="917" w:author="Carter Daniels" w:date="2023-08-13T22:03:00Z">
            <w:trPr>
              <w:gridAfter w:val="0"/>
            </w:trPr>
          </w:trPrChange>
        </w:trPr>
        <w:tc>
          <w:tcPr>
            <w:tcW w:w="1250" w:type="pct"/>
            <w:tcPrChange w:id="918" w:author="Carter Daniels" w:date="2023-08-13T22:03:00Z">
              <w:tcPr>
                <w:tcW w:w="1850" w:type="dxa"/>
              </w:tcPr>
            </w:tcPrChange>
          </w:tcPr>
          <w:p w14:paraId="7B7C29A5" w14:textId="0693AFEB" w:rsidR="00DF7CF5" w:rsidRPr="00DF7CF5" w:rsidRDefault="00DF7CF5">
            <w:pPr>
              <w:rPr>
                <w:ins w:id="919" w:author="Carter Daniels" w:date="2023-08-13T22:03:00Z"/>
                <w:rFonts w:ascii="Times New Roman" w:hAnsi="Times New Roman" w:cs="Times New Roman"/>
                <w:sz w:val="24"/>
                <w:szCs w:val="24"/>
                <w:rPrChange w:id="920" w:author="Carter Daniels" w:date="2023-08-13T22:17:00Z">
                  <w:rPr>
                    <w:ins w:id="921" w:author="Carter Daniels" w:date="2023-08-13T22:03:00Z"/>
                    <w:rFonts w:ascii="Times New Roman" w:hAnsi="Times New Roman" w:cs="Times New Roman"/>
                    <w:b/>
                    <w:bCs/>
                    <w:sz w:val="24"/>
                    <w:szCs w:val="24"/>
                  </w:rPr>
                </w:rPrChange>
              </w:rPr>
            </w:pPr>
            <w:ins w:id="922" w:author="Carter Daniels" w:date="2023-08-13T22:04:00Z">
              <w:r w:rsidRPr="00DF7CF5">
                <w:rPr>
                  <w:rFonts w:ascii="Times New Roman" w:hAnsi="Times New Roman" w:cs="Times New Roman"/>
                  <w:sz w:val="24"/>
                  <w:szCs w:val="24"/>
                  <w:rPrChange w:id="923" w:author="Carter Daniels" w:date="2023-08-13T22:17:00Z">
                    <w:rPr>
                      <w:rFonts w:ascii="Times New Roman" w:hAnsi="Times New Roman" w:cs="Times New Roman"/>
                      <w:b/>
                      <w:bCs/>
                      <w:sz w:val="24"/>
                      <w:szCs w:val="24"/>
                    </w:rPr>
                  </w:rPrChange>
                </w:rPr>
                <w:t xml:space="preserve">P1 </w:t>
              </w:r>
              <w:proofErr w:type="gramStart"/>
              <w:r w:rsidRPr="00DF7CF5">
                <w:rPr>
                  <w:rFonts w:ascii="Times New Roman" w:hAnsi="Times New Roman" w:cs="Times New Roman"/>
                  <w:sz w:val="24"/>
                  <w:szCs w:val="24"/>
                  <w:rPrChange w:id="924" w:author="Carter Daniels" w:date="2023-08-13T22:17:00Z">
                    <w:rPr>
                      <w:rFonts w:ascii="Times New Roman" w:hAnsi="Times New Roman" w:cs="Times New Roman"/>
                      <w:b/>
                      <w:bCs/>
                      <w:sz w:val="24"/>
                      <w:szCs w:val="24"/>
                    </w:rPr>
                  </w:rPrChange>
                </w:rPr>
                <w:t>+  Group</w:t>
              </w:r>
            </w:ins>
            <w:proofErr w:type="gramEnd"/>
          </w:p>
        </w:tc>
        <w:tc>
          <w:tcPr>
            <w:tcW w:w="1250" w:type="pct"/>
            <w:tcPrChange w:id="925" w:author="Carter Daniels" w:date="2023-08-13T22:03:00Z">
              <w:tcPr>
                <w:tcW w:w="1850" w:type="dxa"/>
                <w:gridSpan w:val="2"/>
              </w:tcPr>
            </w:tcPrChange>
          </w:tcPr>
          <w:p w14:paraId="6556A1D7" w14:textId="5AA78E86" w:rsidR="00DF7CF5" w:rsidRPr="00DF7CF5" w:rsidRDefault="00DF7CF5">
            <w:pPr>
              <w:rPr>
                <w:ins w:id="926" w:author="Carter Daniels" w:date="2023-08-13T22:03:00Z"/>
                <w:rFonts w:ascii="Times New Roman" w:hAnsi="Times New Roman" w:cs="Times New Roman"/>
                <w:b/>
                <w:bCs/>
                <w:sz w:val="24"/>
                <w:szCs w:val="24"/>
                <w:u w:val="single"/>
                <w:rPrChange w:id="927" w:author="Carter Daniels" w:date="2023-08-13T22:34:00Z">
                  <w:rPr>
                    <w:ins w:id="928" w:author="Carter Daniels" w:date="2023-08-13T22:03:00Z"/>
                    <w:rFonts w:ascii="Times New Roman" w:hAnsi="Times New Roman" w:cs="Times New Roman"/>
                    <w:b/>
                    <w:bCs/>
                    <w:sz w:val="24"/>
                    <w:szCs w:val="24"/>
                  </w:rPr>
                </w:rPrChange>
              </w:rPr>
            </w:pPr>
            <w:ins w:id="929" w:author="Carter Daniels" w:date="2023-08-13T22:34:00Z">
              <w:r w:rsidRPr="00DF7CF5">
                <w:rPr>
                  <w:rFonts w:ascii="Times New Roman" w:hAnsi="Times New Roman" w:cs="Times New Roman"/>
                  <w:b/>
                  <w:bCs/>
                  <w:sz w:val="24"/>
                  <w:szCs w:val="24"/>
                  <w:u w:val="single"/>
                  <w:rPrChange w:id="930" w:author="Carter Daniels" w:date="2023-08-13T22:34:00Z">
                    <w:rPr>
                      <w:rFonts w:ascii="Times New Roman" w:hAnsi="Times New Roman" w:cs="Times New Roman"/>
                      <w:sz w:val="24"/>
                      <w:szCs w:val="24"/>
                    </w:rPr>
                  </w:rPrChange>
                </w:rPr>
                <w:t>1038.49</w:t>
              </w:r>
            </w:ins>
          </w:p>
        </w:tc>
        <w:tc>
          <w:tcPr>
            <w:tcW w:w="1250" w:type="pct"/>
            <w:tcPrChange w:id="931" w:author="Carter Daniels" w:date="2023-08-13T22:03:00Z">
              <w:tcPr>
                <w:tcW w:w="1850" w:type="dxa"/>
              </w:tcPr>
            </w:tcPrChange>
          </w:tcPr>
          <w:p w14:paraId="478B9B88" w14:textId="30762225" w:rsidR="00DF7CF5" w:rsidRPr="00DF7CF5" w:rsidRDefault="00DF7CF5">
            <w:pPr>
              <w:rPr>
                <w:ins w:id="932" w:author="Carter Daniels" w:date="2023-08-13T22:03:00Z"/>
                <w:rFonts w:ascii="Times New Roman" w:hAnsi="Times New Roman" w:cs="Times New Roman"/>
                <w:sz w:val="24"/>
                <w:szCs w:val="24"/>
                <w:rPrChange w:id="933" w:author="Carter Daniels" w:date="2023-08-13T22:17:00Z">
                  <w:rPr>
                    <w:ins w:id="934" w:author="Carter Daniels" w:date="2023-08-13T22:03:00Z"/>
                    <w:rFonts w:ascii="Times New Roman" w:hAnsi="Times New Roman" w:cs="Times New Roman"/>
                    <w:b/>
                    <w:bCs/>
                    <w:sz w:val="24"/>
                    <w:szCs w:val="24"/>
                  </w:rPr>
                </w:rPrChange>
              </w:rPr>
            </w:pPr>
            <w:ins w:id="935" w:author="Carter Daniels" w:date="2023-08-13T22:27:00Z">
              <w:r>
                <w:rPr>
                  <w:rFonts w:ascii="Times New Roman" w:hAnsi="Times New Roman" w:cs="Times New Roman"/>
                  <w:sz w:val="24"/>
                  <w:szCs w:val="24"/>
                </w:rPr>
                <w:t>1075.22</w:t>
              </w:r>
            </w:ins>
          </w:p>
        </w:tc>
        <w:tc>
          <w:tcPr>
            <w:tcW w:w="1250" w:type="pct"/>
            <w:tcPrChange w:id="936" w:author="Carter Daniels" w:date="2023-08-13T22:03:00Z">
              <w:tcPr>
                <w:tcW w:w="1850" w:type="dxa"/>
                <w:gridSpan w:val="2"/>
              </w:tcPr>
            </w:tcPrChange>
          </w:tcPr>
          <w:p w14:paraId="51DA95DC" w14:textId="3F023DAE" w:rsidR="00DF7CF5" w:rsidRPr="00DF7CF5" w:rsidRDefault="00DF7CF5">
            <w:pPr>
              <w:rPr>
                <w:ins w:id="937" w:author="Carter Daniels" w:date="2023-08-13T22:03:00Z"/>
                <w:rFonts w:ascii="Times New Roman" w:hAnsi="Times New Roman" w:cs="Times New Roman"/>
                <w:sz w:val="24"/>
                <w:szCs w:val="24"/>
                <w:rPrChange w:id="938" w:author="Carter Daniels" w:date="2023-08-13T22:17:00Z">
                  <w:rPr>
                    <w:ins w:id="939" w:author="Carter Daniels" w:date="2023-08-13T22:03:00Z"/>
                    <w:rFonts w:ascii="Times New Roman" w:hAnsi="Times New Roman" w:cs="Times New Roman"/>
                    <w:b/>
                    <w:bCs/>
                    <w:sz w:val="24"/>
                    <w:szCs w:val="24"/>
                  </w:rPr>
                </w:rPrChange>
              </w:rPr>
            </w:pPr>
            <w:ins w:id="940" w:author="Carter Daniels" w:date="2023-08-13T22:26:00Z">
              <w:r>
                <w:rPr>
                  <w:rFonts w:ascii="Times New Roman" w:hAnsi="Times New Roman" w:cs="Times New Roman"/>
                  <w:sz w:val="24"/>
                  <w:szCs w:val="24"/>
                </w:rPr>
                <w:t>-390.06</w:t>
              </w:r>
            </w:ins>
          </w:p>
        </w:tc>
      </w:tr>
      <w:tr w:rsidR="00DF7CF5" w14:paraId="5DF42B04" w14:textId="77777777" w:rsidTr="00DF7CF5">
        <w:trPr>
          <w:ins w:id="941" w:author="Carter Daniels" w:date="2023-08-13T22:03:00Z"/>
          <w:trPrChange w:id="942" w:author="Carter Daniels" w:date="2023-08-13T22:03:00Z">
            <w:trPr>
              <w:gridAfter w:val="0"/>
            </w:trPr>
          </w:trPrChange>
        </w:trPr>
        <w:tc>
          <w:tcPr>
            <w:tcW w:w="1250" w:type="pct"/>
            <w:tcPrChange w:id="943" w:author="Carter Daniels" w:date="2023-08-13T22:03:00Z">
              <w:tcPr>
                <w:tcW w:w="1850" w:type="dxa"/>
              </w:tcPr>
            </w:tcPrChange>
          </w:tcPr>
          <w:p w14:paraId="6DF0B7D3" w14:textId="16765451" w:rsidR="00DF7CF5" w:rsidRPr="00DF7CF5" w:rsidRDefault="00DF7CF5">
            <w:pPr>
              <w:rPr>
                <w:ins w:id="944" w:author="Carter Daniels" w:date="2023-08-13T22:03:00Z"/>
                <w:rFonts w:ascii="Times New Roman" w:hAnsi="Times New Roman" w:cs="Times New Roman"/>
                <w:sz w:val="24"/>
                <w:szCs w:val="24"/>
                <w:rPrChange w:id="945" w:author="Carter Daniels" w:date="2023-08-13T22:17:00Z">
                  <w:rPr>
                    <w:ins w:id="946" w:author="Carter Daniels" w:date="2023-08-13T22:03:00Z"/>
                    <w:rFonts w:ascii="Times New Roman" w:hAnsi="Times New Roman" w:cs="Times New Roman"/>
                    <w:b/>
                    <w:bCs/>
                    <w:sz w:val="24"/>
                    <w:szCs w:val="24"/>
                  </w:rPr>
                </w:rPrChange>
              </w:rPr>
            </w:pPr>
            <w:ins w:id="947" w:author="Carter Daniels" w:date="2023-08-13T22:04:00Z">
              <w:r w:rsidRPr="00DF7CF5">
                <w:rPr>
                  <w:rFonts w:ascii="Times New Roman" w:hAnsi="Times New Roman" w:cs="Times New Roman"/>
                  <w:sz w:val="24"/>
                  <w:szCs w:val="24"/>
                  <w:rPrChange w:id="948" w:author="Carter Daniels" w:date="2023-08-13T22:17:00Z">
                    <w:rPr>
                      <w:rFonts w:ascii="Times New Roman" w:hAnsi="Times New Roman" w:cs="Times New Roman"/>
                      <w:b/>
                      <w:bCs/>
                      <w:sz w:val="24"/>
                      <w:szCs w:val="24"/>
                    </w:rPr>
                  </w:rPrChange>
                </w:rPr>
                <w:t xml:space="preserve">P2 </w:t>
              </w:r>
            </w:ins>
          </w:p>
        </w:tc>
        <w:tc>
          <w:tcPr>
            <w:tcW w:w="1250" w:type="pct"/>
            <w:tcPrChange w:id="949" w:author="Carter Daniels" w:date="2023-08-13T22:03:00Z">
              <w:tcPr>
                <w:tcW w:w="1850" w:type="dxa"/>
                <w:gridSpan w:val="2"/>
              </w:tcPr>
            </w:tcPrChange>
          </w:tcPr>
          <w:p w14:paraId="46C91057" w14:textId="4475434A" w:rsidR="00DF7CF5" w:rsidRPr="00DF7CF5" w:rsidRDefault="00DF7CF5">
            <w:pPr>
              <w:rPr>
                <w:ins w:id="950" w:author="Carter Daniels" w:date="2023-08-13T22:03:00Z"/>
                <w:rFonts w:ascii="Times New Roman" w:hAnsi="Times New Roman" w:cs="Times New Roman"/>
                <w:sz w:val="24"/>
                <w:szCs w:val="24"/>
                <w:vertAlign w:val="superscript"/>
                <w:rPrChange w:id="951" w:author="Carter Daniels" w:date="2023-08-13T22:17:00Z">
                  <w:rPr>
                    <w:ins w:id="952" w:author="Carter Daniels" w:date="2023-08-13T22:03:00Z"/>
                    <w:rFonts w:ascii="Times New Roman" w:hAnsi="Times New Roman" w:cs="Times New Roman"/>
                    <w:b/>
                    <w:bCs/>
                    <w:sz w:val="24"/>
                    <w:szCs w:val="24"/>
                  </w:rPr>
                </w:rPrChange>
              </w:rPr>
            </w:pPr>
            <w:ins w:id="953" w:author="Carter Daniels" w:date="2023-08-13T22:08:00Z">
              <w:r w:rsidRPr="00DF7CF5">
                <w:rPr>
                  <w:rFonts w:ascii="Times New Roman" w:hAnsi="Times New Roman" w:cs="Times New Roman"/>
                  <w:sz w:val="24"/>
                  <w:szCs w:val="24"/>
                  <w:rPrChange w:id="954" w:author="Carter Daniels" w:date="2023-08-13T22:17:00Z">
                    <w:rPr>
                      <w:rFonts w:ascii="Times New Roman" w:hAnsi="Times New Roman" w:cs="Times New Roman"/>
                      <w:b/>
                      <w:bCs/>
                      <w:sz w:val="24"/>
                      <w:szCs w:val="24"/>
                    </w:rPr>
                  </w:rPrChange>
                </w:rPr>
                <w:t>10</w:t>
              </w:r>
            </w:ins>
            <w:ins w:id="955" w:author="Carter Daniels" w:date="2023-08-13T22:34:00Z">
              <w:r>
                <w:rPr>
                  <w:rFonts w:ascii="Times New Roman" w:hAnsi="Times New Roman" w:cs="Times New Roman"/>
                  <w:sz w:val="24"/>
                  <w:szCs w:val="24"/>
                </w:rPr>
                <w:t>22.21</w:t>
              </w:r>
            </w:ins>
            <w:ins w:id="956" w:author="Carter Daniels" w:date="2023-08-13T22:10:00Z">
              <w:r w:rsidRPr="00DF7CF5">
                <w:rPr>
                  <w:rFonts w:ascii="Times New Roman" w:hAnsi="Times New Roman" w:cs="Times New Roman"/>
                  <w:sz w:val="24"/>
                  <w:szCs w:val="24"/>
                  <w:vertAlign w:val="superscript"/>
                  <w:rPrChange w:id="957" w:author="Carter Daniels" w:date="2023-08-13T22:17:00Z">
                    <w:rPr>
                      <w:rFonts w:ascii="Times New Roman" w:hAnsi="Times New Roman" w:cs="Times New Roman"/>
                      <w:b/>
                      <w:bCs/>
                      <w:sz w:val="24"/>
                      <w:szCs w:val="24"/>
                      <w:vertAlign w:val="superscript"/>
                    </w:rPr>
                  </w:rPrChange>
                </w:rPr>
                <w:t>1</w:t>
              </w:r>
            </w:ins>
          </w:p>
        </w:tc>
        <w:tc>
          <w:tcPr>
            <w:tcW w:w="1250" w:type="pct"/>
            <w:tcPrChange w:id="958" w:author="Carter Daniels" w:date="2023-08-13T22:03:00Z">
              <w:tcPr>
                <w:tcW w:w="1850" w:type="dxa"/>
              </w:tcPr>
            </w:tcPrChange>
          </w:tcPr>
          <w:p w14:paraId="2A84A8A8" w14:textId="01A6A8F1" w:rsidR="00DF7CF5" w:rsidRPr="00DF7CF5" w:rsidRDefault="00DF7CF5">
            <w:pPr>
              <w:rPr>
                <w:ins w:id="959" w:author="Carter Daniels" w:date="2023-08-13T22:03:00Z"/>
                <w:rFonts w:ascii="Times New Roman" w:hAnsi="Times New Roman" w:cs="Times New Roman"/>
                <w:sz w:val="24"/>
                <w:szCs w:val="24"/>
                <w:rPrChange w:id="960" w:author="Carter Daniels" w:date="2023-08-13T22:32:00Z">
                  <w:rPr>
                    <w:ins w:id="961" w:author="Carter Daniels" w:date="2023-08-13T22:03:00Z"/>
                    <w:rFonts w:ascii="Times New Roman" w:hAnsi="Times New Roman" w:cs="Times New Roman"/>
                    <w:b/>
                    <w:bCs/>
                    <w:sz w:val="24"/>
                    <w:szCs w:val="24"/>
                  </w:rPr>
                </w:rPrChange>
              </w:rPr>
            </w:pPr>
            <w:ins w:id="962" w:author="Carter Daniels" w:date="2023-08-13T22:27:00Z">
              <w:r w:rsidRPr="00DF7CF5">
                <w:rPr>
                  <w:rFonts w:ascii="Times New Roman" w:hAnsi="Times New Roman" w:cs="Times New Roman"/>
                  <w:sz w:val="24"/>
                  <w:szCs w:val="24"/>
                  <w:rPrChange w:id="963" w:author="Carter Daniels" w:date="2023-08-13T22:32:00Z">
                    <w:rPr>
                      <w:rFonts w:ascii="Times New Roman" w:hAnsi="Times New Roman" w:cs="Times New Roman"/>
                      <w:b/>
                      <w:bCs/>
                      <w:sz w:val="24"/>
                      <w:szCs w:val="24"/>
                    </w:rPr>
                  </w:rPrChange>
                </w:rPr>
                <w:t>987.39</w:t>
              </w:r>
            </w:ins>
          </w:p>
        </w:tc>
        <w:tc>
          <w:tcPr>
            <w:tcW w:w="1250" w:type="pct"/>
            <w:tcPrChange w:id="964" w:author="Carter Daniels" w:date="2023-08-13T22:03:00Z">
              <w:tcPr>
                <w:tcW w:w="1850" w:type="dxa"/>
                <w:gridSpan w:val="2"/>
              </w:tcPr>
            </w:tcPrChange>
          </w:tcPr>
          <w:p w14:paraId="3E4700B6" w14:textId="7849E16C" w:rsidR="00DF7CF5" w:rsidRPr="00DF7CF5" w:rsidRDefault="00DF7CF5">
            <w:pPr>
              <w:rPr>
                <w:ins w:id="965" w:author="Carter Daniels" w:date="2023-08-13T22:03:00Z"/>
                <w:rFonts w:ascii="Times New Roman" w:hAnsi="Times New Roman" w:cs="Times New Roman"/>
                <w:b/>
                <w:bCs/>
                <w:sz w:val="24"/>
                <w:szCs w:val="24"/>
              </w:rPr>
            </w:pPr>
            <w:ins w:id="966" w:author="Carter Daniels" w:date="2023-08-13T22:26:00Z">
              <w:r w:rsidRPr="00DF7CF5">
                <w:rPr>
                  <w:rFonts w:ascii="Times New Roman" w:hAnsi="Times New Roman" w:cs="Times New Roman"/>
                  <w:b/>
                  <w:bCs/>
                  <w:sz w:val="24"/>
                  <w:szCs w:val="24"/>
                  <w:rPrChange w:id="967" w:author="Carter Daniels" w:date="2023-08-13T22:32:00Z">
                    <w:rPr>
                      <w:rFonts w:ascii="Times New Roman" w:hAnsi="Times New Roman" w:cs="Times New Roman"/>
                      <w:sz w:val="24"/>
                      <w:szCs w:val="24"/>
                    </w:rPr>
                  </w:rPrChange>
                </w:rPr>
                <w:t>-474</w:t>
              </w:r>
            </w:ins>
            <w:ins w:id="968" w:author="Carter Daniels" w:date="2023-08-13T22:27:00Z">
              <w:r w:rsidRPr="00DF7CF5">
                <w:rPr>
                  <w:rFonts w:ascii="Times New Roman" w:hAnsi="Times New Roman" w:cs="Times New Roman"/>
                  <w:b/>
                  <w:bCs/>
                  <w:sz w:val="24"/>
                  <w:szCs w:val="24"/>
                  <w:rPrChange w:id="969" w:author="Carter Daniels" w:date="2023-08-13T22:32:00Z">
                    <w:rPr>
                      <w:rFonts w:ascii="Times New Roman" w:hAnsi="Times New Roman" w:cs="Times New Roman"/>
                      <w:sz w:val="24"/>
                      <w:szCs w:val="24"/>
                    </w:rPr>
                  </w:rPrChange>
                </w:rPr>
                <w:t>.13</w:t>
              </w:r>
            </w:ins>
          </w:p>
        </w:tc>
      </w:tr>
      <w:tr w:rsidR="00DF7CF5" w14:paraId="4DBC828F" w14:textId="77777777" w:rsidTr="00DF7CF5">
        <w:trPr>
          <w:ins w:id="970" w:author="Carter Daniels" w:date="2023-08-13T22:03:00Z"/>
          <w:trPrChange w:id="971" w:author="Carter Daniels" w:date="2023-08-13T22:03:00Z">
            <w:trPr>
              <w:gridAfter w:val="0"/>
            </w:trPr>
          </w:trPrChange>
        </w:trPr>
        <w:tc>
          <w:tcPr>
            <w:tcW w:w="1250" w:type="pct"/>
            <w:tcPrChange w:id="972" w:author="Carter Daniels" w:date="2023-08-13T22:03:00Z">
              <w:tcPr>
                <w:tcW w:w="1850" w:type="dxa"/>
              </w:tcPr>
            </w:tcPrChange>
          </w:tcPr>
          <w:p w14:paraId="7B231822" w14:textId="5E82A668" w:rsidR="00DF7CF5" w:rsidRPr="00DF7CF5" w:rsidRDefault="00DF7CF5">
            <w:pPr>
              <w:rPr>
                <w:ins w:id="973" w:author="Carter Daniels" w:date="2023-08-13T22:03:00Z"/>
                <w:rFonts w:ascii="Times New Roman" w:hAnsi="Times New Roman" w:cs="Times New Roman"/>
                <w:sz w:val="24"/>
                <w:szCs w:val="24"/>
                <w:rPrChange w:id="974" w:author="Carter Daniels" w:date="2023-08-13T22:17:00Z">
                  <w:rPr>
                    <w:ins w:id="975" w:author="Carter Daniels" w:date="2023-08-13T22:03:00Z"/>
                    <w:rFonts w:ascii="Times New Roman" w:hAnsi="Times New Roman" w:cs="Times New Roman"/>
                    <w:b/>
                    <w:bCs/>
                    <w:sz w:val="24"/>
                    <w:szCs w:val="24"/>
                  </w:rPr>
                </w:rPrChange>
              </w:rPr>
            </w:pPr>
            <w:ins w:id="976" w:author="Carter Daniels" w:date="2023-08-13T22:04:00Z">
              <w:r w:rsidRPr="00DF7CF5">
                <w:rPr>
                  <w:rFonts w:ascii="Times New Roman" w:hAnsi="Times New Roman" w:cs="Times New Roman"/>
                  <w:sz w:val="24"/>
                  <w:szCs w:val="24"/>
                  <w:rPrChange w:id="977" w:author="Carter Daniels" w:date="2023-08-13T22:17:00Z">
                    <w:rPr>
                      <w:rFonts w:ascii="Times New Roman" w:hAnsi="Times New Roman" w:cs="Times New Roman"/>
                      <w:b/>
                      <w:bCs/>
                      <w:sz w:val="24"/>
                      <w:szCs w:val="24"/>
                    </w:rPr>
                  </w:rPrChange>
                </w:rPr>
                <w:t>P2 + Group</w:t>
              </w:r>
            </w:ins>
          </w:p>
        </w:tc>
        <w:tc>
          <w:tcPr>
            <w:tcW w:w="1250" w:type="pct"/>
            <w:tcPrChange w:id="978" w:author="Carter Daniels" w:date="2023-08-13T22:03:00Z">
              <w:tcPr>
                <w:tcW w:w="1850" w:type="dxa"/>
                <w:gridSpan w:val="2"/>
              </w:tcPr>
            </w:tcPrChange>
          </w:tcPr>
          <w:p w14:paraId="0C61CED6" w14:textId="289C153B" w:rsidR="00DF7CF5" w:rsidRPr="00DF7CF5" w:rsidRDefault="00DF7CF5">
            <w:pPr>
              <w:rPr>
                <w:ins w:id="979" w:author="Carter Daniels" w:date="2023-08-13T22:03:00Z"/>
                <w:rFonts w:ascii="Times New Roman" w:hAnsi="Times New Roman" w:cs="Times New Roman"/>
                <w:sz w:val="24"/>
                <w:szCs w:val="24"/>
                <w:rPrChange w:id="980" w:author="Carter Daniels" w:date="2023-08-13T22:17:00Z">
                  <w:rPr>
                    <w:ins w:id="981" w:author="Carter Daniels" w:date="2023-08-13T22:03:00Z"/>
                    <w:rFonts w:ascii="Times New Roman" w:hAnsi="Times New Roman" w:cs="Times New Roman"/>
                    <w:b/>
                    <w:bCs/>
                    <w:sz w:val="24"/>
                    <w:szCs w:val="24"/>
                  </w:rPr>
                </w:rPrChange>
              </w:rPr>
            </w:pPr>
            <w:ins w:id="982" w:author="Carter Daniels" w:date="2023-08-13T22:32:00Z">
              <w:r>
                <w:rPr>
                  <w:rFonts w:ascii="Times New Roman" w:hAnsi="Times New Roman" w:cs="Times New Roman"/>
                  <w:sz w:val="24"/>
                  <w:szCs w:val="24"/>
                </w:rPr>
                <w:t>-</w:t>
              </w:r>
            </w:ins>
          </w:p>
        </w:tc>
        <w:tc>
          <w:tcPr>
            <w:tcW w:w="1250" w:type="pct"/>
            <w:tcPrChange w:id="983" w:author="Carter Daniels" w:date="2023-08-13T22:03:00Z">
              <w:tcPr>
                <w:tcW w:w="1850" w:type="dxa"/>
              </w:tcPr>
            </w:tcPrChange>
          </w:tcPr>
          <w:p w14:paraId="1F488C3C" w14:textId="2C231F55" w:rsidR="00DF7CF5" w:rsidRPr="00DF7CF5" w:rsidRDefault="00DF7CF5">
            <w:pPr>
              <w:rPr>
                <w:ins w:id="984" w:author="Carter Daniels" w:date="2023-08-13T22:03:00Z"/>
                <w:rFonts w:ascii="Times New Roman" w:hAnsi="Times New Roman" w:cs="Times New Roman"/>
                <w:sz w:val="24"/>
                <w:szCs w:val="24"/>
                <w:rPrChange w:id="985" w:author="Carter Daniels" w:date="2023-08-13T22:17:00Z">
                  <w:rPr>
                    <w:ins w:id="986" w:author="Carter Daniels" w:date="2023-08-13T22:03:00Z"/>
                    <w:rFonts w:ascii="Times New Roman" w:hAnsi="Times New Roman" w:cs="Times New Roman"/>
                    <w:b/>
                    <w:bCs/>
                    <w:sz w:val="24"/>
                    <w:szCs w:val="24"/>
                  </w:rPr>
                </w:rPrChange>
              </w:rPr>
            </w:pPr>
            <w:ins w:id="987" w:author="Carter Daniels" w:date="2023-08-13T22:27:00Z">
              <w:r>
                <w:rPr>
                  <w:rFonts w:ascii="Times New Roman" w:hAnsi="Times New Roman" w:cs="Times New Roman"/>
                  <w:sz w:val="24"/>
                  <w:szCs w:val="24"/>
                </w:rPr>
                <w:t>986.56</w:t>
              </w:r>
            </w:ins>
          </w:p>
        </w:tc>
        <w:tc>
          <w:tcPr>
            <w:tcW w:w="1250" w:type="pct"/>
            <w:tcPrChange w:id="988" w:author="Carter Daniels" w:date="2023-08-13T22:03:00Z">
              <w:tcPr>
                <w:tcW w:w="1850" w:type="dxa"/>
                <w:gridSpan w:val="2"/>
              </w:tcPr>
            </w:tcPrChange>
          </w:tcPr>
          <w:p w14:paraId="3D389EE2" w14:textId="79728450" w:rsidR="00DF7CF5" w:rsidRPr="00DF7CF5" w:rsidRDefault="00DF7CF5">
            <w:pPr>
              <w:rPr>
                <w:ins w:id="989" w:author="Carter Daniels" w:date="2023-08-13T22:03:00Z"/>
                <w:rFonts w:ascii="Times New Roman" w:hAnsi="Times New Roman" w:cs="Times New Roman"/>
                <w:b/>
                <w:bCs/>
                <w:sz w:val="24"/>
                <w:szCs w:val="24"/>
                <w:u w:val="single"/>
                <w:rPrChange w:id="990" w:author="Carter Daniels" w:date="2023-08-13T22:35:00Z">
                  <w:rPr>
                    <w:ins w:id="991" w:author="Carter Daniels" w:date="2023-08-13T22:03:00Z"/>
                    <w:rFonts w:ascii="Times New Roman" w:hAnsi="Times New Roman" w:cs="Times New Roman"/>
                    <w:b/>
                    <w:bCs/>
                    <w:sz w:val="24"/>
                    <w:szCs w:val="24"/>
                  </w:rPr>
                </w:rPrChange>
              </w:rPr>
            </w:pPr>
            <w:ins w:id="992" w:author="Carter Daniels" w:date="2023-08-13T22:27:00Z">
              <w:r w:rsidRPr="00DF7CF5">
                <w:rPr>
                  <w:rFonts w:ascii="Times New Roman" w:hAnsi="Times New Roman" w:cs="Times New Roman"/>
                  <w:b/>
                  <w:bCs/>
                  <w:sz w:val="24"/>
                  <w:szCs w:val="24"/>
                  <w:u w:val="single"/>
                  <w:rPrChange w:id="993" w:author="Carter Daniels" w:date="2023-08-13T22:35:00Z">
                    <w:rPr>
                      <w:rFonts w:ascii="Times New Roman" w:hAnsi="Times New Roman" w:cs="Times New Roman"/>
                      <w:sz w:val="24"/>
                      <w:szCs w:val="24"/>
                    </w:rPr>
                  </w:rPrChange>
                </w:rPr>
                <w:t>-465.13</w:t>
              </w:r>
            </w:ins>
          </w:p>
        </w:tc>
      </w:tr>
      <w:tr w:rsidR="00DF7CF5" w14:paraId="5F5F105D" w14:textId="77777777" w:rsidTr="00DF7CF5">
        <w:trPr>
          <w:ins w:id="994" w:author="Carter Daniels" w:date="2023-08-13T22:03:00Z"/>
          <w:trPrChange w:id="995" w:author="Carter Daniels" w:date="2023-08-13T22:03:00Z">
            <w:trPr>
              <w:gridAfter w:val="0"/>
            </w:trPr>
          </w:trPrChange>
        </w:trPr>
        <w:tc>
          <w:tcPr>
            <w:tcW w:w="1250" w:type="pct"/>
            <w:tcPrChange w:id="996" w:author="Carter Daniels" w:date="2023-08-13T22:03:00Z">
              <w:tcPr>
                <w:tcW w:w="1850" w:type="dxa"/>
              </w:tcPr>
            </w:tcPrChange>
          </w:tcPr>
          <w:p w14:paraId="53E991F9" w14:textId="1D2B47D7" w:rsidR="00DF7CF5" w:rsidRPr="00DF7CF5" w:rsidRDefault="00DF7CF5">
            <w:pPr>
              <w:rPr>
                <w:ins w:id="997" w:author="Carter Daniels" w:date="2023-08-13T22:03:00Z"/>
                <w:rFonts w:ascii="Times New Roman" w:hAnsi="Times New Roman" w:cs="Times New Roman"/>
                <w:sz w:val="24"/>
                <w:szCs w:val="24"/>
                <w:rPrChange w:id="998" w:author="Carter Daniels" w:date="2023-08-13T22:17:00Z">
                  <w:rPr>
                    <w:ins w:id="999" w:author="Carter Daniels" w:date="2023-08-13T22:03:00Z"/>
                    <w:rFonts w:ascii="Times New Roman" w:hAnsi="Times New Roman" w:cs="Times New Roman"/>
                    <w:b/>
                    <w:bCs/>
                    <w:sz w:val="24"/>
                    <w:szCs w:val="24"/>
                  </w:rPr>
                </w:rPrChange>
              </w:rPr>
            </w:pPr>
            <w:ins w:id="1000" w:author="Carter Daniels" w:date="2023-08-13T22:04:00Z">
              <w:r w:rsidRPr="00DF7CF5">
                <w:rPr>
                  <w:rFonts w:ascii="Times New Roman" w:hAnsi="Times New Roman" w:cs="Times New Roman"/>
                  <w:sz w:val="24"/>
                  <w:szCs w:val="24"/>
                  <w:rPrChange w:id="1001" w:author="Carter Daniels" w:date="2023-08-13T22:17:00Z">
                    <w:rPr>
                      <w:rFonts w:ascii="Times New Roman" w:hAnsi="Times New Roman" w:cs="Times New Roman"/>
                      <w:b/>
                      <w:bCs/>
                      <w:sz w:val="24"/>
                      <w:szCs w:val="24"/>
                    </w:rPr>
                  </w:rPrChange>
                </w:rPr>
                <w:t>P3</w:t>
              </w:r>
            </w:ins>
          </w:p>
        </w:tc>
        <w:tc>
          <w:tcPr>
            <w:tcW w:w="1250" w:type="pct"/>
            <w:tcPrChange w:id="1002" w:author="Carter Daniels" w:date="2023-08-13T22:03:00Z">
              <w:tcPr>
                <w:tcW w:w="1850" w:type="dxa"/>
                <w:gridSpan w:val="2"/>
              </w:tcPr>
            </w:tcPrChange>
          </w:tcPr>
          <w:p w14:paraId="4291D81F" w14:textId="088D26A1" w:rsidR="00DF7CF5" w:rsidRPr="00DF7CF5" w:rsidRDefault="00DF7CF5">
            <w:pPr>
              <w:rPr>
                <w:ins w:id="1003" w:author="Carter Daniels" w:date="2023-08-13T22:03:00Z"/>
                <w:rFonts w:ascii="Times New Roman" w:hAnsi="Times New Roman" w:cs="Times New Roman"/>
                <w:sz w:val="24"/>
                <w:szCs w:val="24"/>
                <w:rPrChange w:id="1004" w:author="Carter Daniels" w:date="2023-08-13T22:17:00Z">
                  <w:rPr>
                    <w:ins w:id="1005" w:author="Carter Daniels" w:date="2023-08-13T22:03:00Z"/>
                    <w:rFonts w:ascii="Times New Roman" w:hAnsi="Times New Roman" w:cs="Times New Roman"/>
                    <w:b/>
                    <w:bCs/>
                    <w:sz w:val="24"/>
                    <w:szCs w:val="24"/>
                  </w:rPr>
                </w:rPrChange>
              </w:rPr>
            </w:pPr>
            <w:ins w:id="1006" w:author="Carter Daniels" w:date="2023-08-13T22:32:00Z">
              <w:r>
                <w:rPr>
                  <w:rFonts w:ascii="Times New Roman" w:hAnsi="Times New Roman" w:cs="Times New Roman"/>
                  <w:sz w:val="24"/>
                  <w:szCs w:val="24"/>
                </w:rPr>
                <w:t>-</w:t>
              </w:r>
            </w:ins>
          </w:p>
        </w:tc>
        <w:tc>
          <w:tcPr>
            <w:tcW w:w="1250" w:type="pct"/>
            <w:tcPrChange w:id="1007" w:author="Carter Daniels" w:date="2023-08-13T22:03:00Z">
              <w:tcPr>
                <w:tcW w:w="1850" w:type="dxa"/>
              </w:tcPr>
            </w:tcPrChange>
          </w:tcPr>
          <w:p w14:paraId="701CEEDB" w14:textId="0D113EA4" w:rsidR="00DF7CF5" w:rsidRPr="00DF7CF5" w:rsidRDefault="00DF7CF5">
            <w:pPr>
              <w:rPr>
                <w:ins w:id="1008" w:author="Carter Daniels" w:date="2023-08-13T22:03:00Z"/>
                <w:rFonts w:ascii="Times New Roman" w:hAnsi="Times New Roman" w:cs="Times New Roman"/>
                <w:b/>
                <w:bCs/>
                <w:sz w:val="24"/>
                <w:szCs w:val="24"/>
                <w:u w:val="single"/>
                <w:rPrChange w:id="1009" w:author="Carter Daniels" w:date="2023-08-13T22:35:00Z">
                  <w:rPr>
                    <w:ins w:id="1010" w:author="Carter Daniels" w:date="2023-08-13T22:03:00Z"/>
                    <w:rFonts w:ascii="Times New Roman" w:hAnsi="Times New Roman" w:cs="Times New Roman"/>
                    <w:b/>
                    <w:bCs/>
                    <w:sz w:val="24"/>
                    <w:szCs w:val="24"/>
                  </w:rPr>
                </w:rPrChange>
              </w:rPr>
            </w:pPr>
            <w:ins w:id="1011" w:author="Carter Daniels" w:date="2023-08-13T22:28:00Z">
              <w:r w:rsidRPr="00DF7CF5">
                <w:rPr>
                  <w:rFonts w:ascii="Times New Roman" w:hAnsi="Times New Roman" w:cs="Times New Roman"/>
                  <w:b/>
                  <w:bCs/>
                  <w:sz w:val="24"/>
                  <w:szCs w:val="24"/>
                  <w:u w:val="single"/>
                  <w:rPrChange w:id="1012" w:author="Carter Daniels" w:date="2023-08-13T22:35:00Z">
                    <w:rPr>
                      <w:rFonts w:ascii="Times New Roman" w:hAnsi="Times New Roman" w:cs="Times New Roman"/>
                      <w:sz w:val="24"/>
                      <w:szCs w:val="24"/>
                    </w:rPr>
                  </w:rPrChange>
                </w:rPr>
                <w:t>979.71</w:t>
              </w:r>
            </w:ins>
          </w:p>
        </w:tc>
        <w:tc>
          <w:tcPr>
            <w:tcW w:w="1250" w:type="pct"/>
            <w:tcPrChange w:id="1013" w:author="Carter Daniels" w:date="2023-08-13T22:03:00Z">
              <w:tcPr>
                <w:tcW w:w="1850" w:type="dxa"/>
                <w:gridSpan w:val="2"/>
              </w:tcPr>
            </w:tcPrChange>
          </w:tcPr>
          <w:p w14:paraId="21044058" w14:textId="57EC7FD6" w:rsidR="00DF7CF5" w:rsidRPr="00DF7CF5" w:rsidRDefault="00DF7CF5">
            <w:pPr>
              <w:rPr>
                <w:ins w:id="1014" w:author="Carter Daniels" w:date="2023-08-13T22:03:00Z"/>
                <w:rFonts w:ascii="Times New Roman" w:hAnsi="Times New Roman" w:cs="Times New Roman"/>
                <w:sz w:val="24"/>
                <w:szCs w:val="24"/>
                <w:rPrChange w:id="1015" w:author="Carter Daniels" w:date="2023-08-13T22:27:00Z">
                  <w:rPr>
                    <w:ins w:id="1016" w:author="Carter Daniels" w:date="2023-08-13T22:03:00Z"/>
                    <w:rFonts w:ascii="Times New Roman" w:hAnsi="Times New Roman" w:cs="Times New Roman"/>
                    <w:b/>
                    <w:bCs/>
                    <w:sz w:val="24"/>
                    <w:szCs w:val="24"/>
                  </w:rPr>
                </w:rPrChange>
              </w:rPr>
            </w:pPr>
            <w:ins w:id="1017" w:author="Carter Daniels" w:date="2023-08-13T22:27:00Z">
              <w:r>
                <w:rPr>
                  <w:rFonts w:ascii="Times New Roman" w:hAnsi="Times New Roman" w:cs="Times New Roman"/>
                  <w:sz w:val="24"/>
                  <w:szCs w:val="24"/>
                </w:rPr>
                <w:t>-475.81</w:t>
              </w:r>
              <w:r>
                <w:rPr>
                  <w:rFonts w:ascii="Times New Roman" w:hAnsi="Times New Roman" w:cs="Times New Roman"/>
                  <w:sz w:val="24"/>
                  <w:szCs w:val="24"/>
                  <w:vertAlign w:val="superscript"/>
                </w:rPr>
                <w:t>2</w:t>
              </w:r>
            </w:ins>
          </w:p>
        </w:tc>
      </w:tr>
      <w:tr w:rsidR="00DF7CF5" w14:paraId="7950B900" w14:textId="77777777" w:rsidTr="00DF7CF5">
        <w:trPr>
          <w:ins w:id="1018" w:author="Carter Daniels" w:date="2023-08-13T22:03:00Z"/>
          <w:trPrChange w:id="1019" w:author="Carter Daniels" w:date="2023-08-13T22:03:00Z">
            <w:trPr>
              <w:gridAfter w:val="0"/>
            </w:trPr>
          </w:trPrChange>
        </w:trPr>
        <w:tc>
          <w:tcPr>
            <w:tcW w:w="1250" w:type="pct"/>
            <w:tcPrChange w:id="1020" w:author="Carter Daniels" w:date="2023-08-13T22:03:00Z">
              <w:tcPr>
                <w:tcW w:w="1850" w:type="dxa"/>
              </w:tcPr>
            </w:tcPrChange>
          </w:tcPr>
          <w:p w14:paraId="5D03B8CB" w14:textId="78AD62B6" w:rsidR="00DF7CF5" w:rsidRPr="00DF7CF5" w:rsidRDefault="00DF7CF5">
            <w:pPr>
              <w:rPr>
                <w:ins w:id="1021" w:author="Carter Daniels" w:date="2023-08-13T22:03:00Z"/>
                <w:rFonts w:ascii="Times New Roman" w:hAnsi="Times New Roman" w:cs="Times New Roman"/>
                <w:sz w:val="24"/>
                <w:szCs w:val="24"/>
                <w:rPrChange w:id="1022" w:author="Carter Daniels" w:date="2023-08-13T22:17:00Z">
                  <w:rPr>
                    <w:ins w:id="1023" w:author="Carter Daniels" w:date="2023-08-13T22:03:00Z"/>
                    <w:rFonts w:ascii="Times New Roman" w:hAnsi="Times New Roman" w:cs="Times New Roman"/>
                    <w:b/>
                    <w:bCs/>
                    <w:sz w:val="24"/>
                    <w:szCs w:val="24"/>
                  </w:rPr>
                </w:rPrChange>
              </w:rPr>
            </w:pPr>
            <w:ins w:id="1024" w:author="Carter Daniels" w:date="2023-08-13T22:04:00Z">
              <w:r w:rsidRPr="00DF7CF5">
                <w:rPr>
                  <w:rFonts w:ascii="Times New Roman" w:hAnsi="Times New Roman" w:cs="Times New Roman"/>
                  <w:sz w:val="24"/>
                  <w:szCs w:val="24"/>
                  <w:rPrChange w:id="1025" w:author="Carter Daniels" w:date="2023-08-13T22:17:00Z">
                    <w:rPr>
                      <w:rFonts w:ascii="Times New Roman" w:hAnsi="Times New Roman" w:cs="Times New Roman"/>
                      <w:b/>
                      <w:bCs/>
                      <w:sz w:val="24"/>
                      <w:szCs w:val="24"/>
                    </w:rPr>
                  </w:rPrChange>
                </w:rPr>
                <w:t>P3 + Group</w:t>
              </w:r>
            </w:ins>
          </w:p>
        </w:tc>
        <w:tc>
          <w:tcPr>
            <w:tcW w:w="1250" w:type="pct"/>
            <w:tcPrChange w:id="1026" w:author="Carter Daniels" w:date="2023-08-13T22:03:00Z">
              <w:tcPr>
                <w:tcW w:w="1850" w:type="dxa"/>
                <w:gridSpan w:val="2"/>
              </w:tcPr>
            </w:tcPrChange>
          </w:tcPr>
          <w:p w14:paraId="72D52AFF" w14:textId="74BA9014" w:rsidR="00DF7CF5" w:rsidRPr="00DF7CF5" w:rsidRDefault="00DF7CF5">
            <w:pPr>
              <w:rPr>
                <w:ins w:id="1027" w:author="Carter Daniels" w:date="2023-08-13T22:03:00Z"/>
                <w:rFonts w:ascii="Times New Roman" w:hAnsi="Times New Roman" w:cs="Times New Roman"/>
                <w:sz w:val="24"/>
                <w:szCs w:val="24"/>
                <w:rPrChange w:id="1028" w:author="Carter Daniels" w:date="2023-08-13T22:17:00Z">
                  <w:rPr>
                    <w:ins w:id="1029" w:author="Carter Daniels" w:date="2023-08-13T22:03:00Z"/>
                    <w:rFonts w:ascii="Times New Roman" w:hAnsi="Times New Roman" w:cs="Times New Roman"/>
                    <w:b/>
                    <w:bCs/>
                    <w:sz w:val="24"/>
                    <w:szCs w:val="24"/>
                  </w:rPr>
                </w:rPrChange>
              </w:rPr>
            </w:pPr>
            <w:ins w:id="1030" w:author="Carter Daniels" w:date="2023-08-13T22:32:00Z">
              <w:r>
                <w:rPr>
                  <w:rFonts w:ascii="Times New Roman" w:hAnsi="Times New Roman" w:cs="Times New Roman"/>
                  <w:sz w:val="24"/>
                  <w:szCs w:val="24"/>
                </w:rPr>
                <w:t>-</w:t>
              </w:r>
            </w:ins>
          </w:p>
        </w:tc>
        <w:tc>
          <w:tcPr>
            <w:tcW w:w="1250" w:type="pct"/>
            <w:tcPrChange w:id="1031" w:author="Carter Daniels" w:date="2023-08-13T22:03:00Z">
              <w:tcPr>
                <w:tcW w:w="1850" w:type="dxa"/>
              </w:tcPr>
            </w:tcPrChange>
          </w:tcPr>
          <w:p w14:paraId="76DF5E03" w14:textId="1A221F86" w:rsidR="00DF7CF5" w:rsidRPr="00DF7CF5" w:rsidRDefault="00DF7CF5">
            <w:pPr>
              <w:rPr>
                <w:ins w:id="1032" w:author="Carter Daniels" w:date="2023-08-13T22:03:00Z"/>
                <w:rFonts w:ascii="Times New Roman" w:hAnsi="Times New Roman" w:cs="Times New Roman"/>
                <w:sz w:val="24"/>
                <w:szCs w:val="24"/>
                <w:rPrChange w:id="1033" w:author="Carter Daniels" w:date="2023-08-13T22:17:00Z">
                  <w:rPr>
                    <w:ins w:id="1034" w:author="Carter Daniels" w:date="2023-08-13T22:03:00Z"/>
                    <w:rFonts w:ascii="Times New Roman" w:hAnsi="Times New Roman" w:cs="Times New Roman"/>
                    <w:b/>
                    <w:bCs/>
                    <w:sz w:val="24"/>
                    <w:szCs w:val="24"/>
                  </w:rPr>
                </w:rPrChange>
              </w:rPr>
            </w:pPr>
            <w:ins w:id="1035" w:author="Carter Daniels" w:date="2023-08-13T22:28:00Z">
              <w:r>
                <w:rPr>
                  <w:rFonts w:ascii="Times New Roman" w:hAnsi="Times New Roman" w:cs="Times New Roman"/>
                  <w:sz w:val="24"/>
                  <w:szCs w:val="24"/>
                </w:rPr>
                <w:t>978.62</w:t>
              </w:r>
            </w:ins>
          </w:p>
        </w:tc>
        <w:tc>
          <w:tcPr>
            <w:tcW w:w="1250" w:type="pct"/>
            <w:tcPrChange w:id="1036" w:author="Carter Daniels" w:date="2023-08-13T22:03:00Z">
              <w:tcPr>
                <w:tcW w:w="1850" w:type="dxa"/>
                <w:gridSpan w:val="2"/>
              </w:tcPr>
            </w:tcPrChange>
          </w:tcPr>
          <w:p w14:paraId="72269026" w14:textId="442BF876" w:rsidR="00DF7CF5" w:rsidRPr="00DF7CF5" w:rsidRDefault="00DF7CF5">
            <w:pPr>
              <w:rPr>
                <w:ins w:id="1037" w:author="Carter Daniels" w:date="2023-08-13T22:03:00Z"/>
                <w:rFonts w:ascii="Times New Roman" w:hAnsi="Times New Roman" w:cs="Times New Roman"/>
                <w:sz w:val="24"/>
                <w:szCs w:val="24"/>
                <w:rPrChange w:id="1038" w:author="Carter Daniels" w:date="2023-08-13T22:17:00Z">
                  <w:rPr>
                    <w:ins w:id="1039" w:author="Carter Daniels" w:date="2023-08-13T22:03:00Z"/>
                    <w:rFonts w:ascii="Times New Roman" w:hAnsi="Times New Roman" w:cs="Times New Roman"/>
                    <w:b/>
                    <w:bCs/>
                    <w:sz w:val="24"/>
                    <w:szCs w:val="24"/>
                  </w:rPr>
                </w:rPrChange>
              </w:rPr>
            </w:pPr>
            <w:ins w:id="1040" w:author="Carter Daniels" w:date="2023-08-13T22:32:00Z">
              <w:r>
                <w:rPr>
                  <w:rFonts w:ascii="Times New Roman" w:hAnsi="Times New Roman" w:cs="Times New Roman"/>
                  <w:sz w:val="24"/>
                  <w:szCs w:val="24"/>
                </w:rPr>
                <w:t>-</w:t>
              </w:r>
            </w:ins>
          </w:p>
        </w:tc>
      </w:tr>
      <w:tr w:rsidR="00DF7CF5" w14:paraId="1606B9B0" w14:textId="77777777" w:rsidTr="00DF7CF5">
        <w:trPr>
          <w:ins w:id="1041" w:author="Carter Daniels" w:date="2023-08-13T22:28:00Z"/>
        </w:trPr>
        <w:tc>
          <w:tcPr>
            <w:tcW w:w="1250" w:type="pct"/>
          </w:tcPr>
          <w:p w14:paraId="454A5031" w14:textId="4C7A00CF" w:rsidR="00DF7CF5" w:rsidRPr="00DF7CF5" w:rsidRDefault="00DF7CF5">
            <w:pPr>
              <w:rPr>
                <w:ins w:id="1042" w:author="Carter Daniels" w:date="2023-08-13T22:28:00Z"/>
                <w:rFonts w:ascii="Times New Roman" w:hAnsi="Times New Roman" w:cs="Times New Roman"/>
                <w:sz w:val="24"/>
                <w:szCs w:val="24"/>
              </w:rPr>
            </w:pPr>
            <w:ins w:id="1043" w:author="Carter Daniels" w:date="2023-08-13T22:28:00Z">
              <w:r>
                <w:rPr>
                  <w:rFonts w:ascii="Times New Roman" w:hAnsi="Times New Roman" w:cs="Times New Roman"/>
                  <w:sz w:val="24"/>
                  <w:szCs w:val="24"/>
                </w:rPr>
                <w:t>P4</w:t>
              </w:r>
            </w:ins>
          </w:p>
        </w:tc>
        <w:tc>
          <w:tcPr>
            <w:tcW w:w="1250" w:type="pct"/>
          </w:tcPr>
          <w:p w14:paraId="4EF343D0" w14:textId="67C055FF" w:rsidR="00DF7CF5" w:rsidRPr="00DF7CF5" w:rsidRDefault="00DF7CF5">
            <w:pPr>
              <w:rPr>
                <w:ins w:id="1044" w:author="Carter Daniels" w:date="2023-08-13T22:28:00Z"/>
                <w:rFonts w:ascii="Times New Roman" w:hAnsi="Times New Roman" w:cs="Times New Roman"/>
                <w:sz w:val="24"/>
                <w:szCs w:val="24"/>
              </w:rPr>
            </w:pPr>
            <w:ins w:id="1045" w:author="Carter Daniels" w:date="2023-08-13T22:32:00Z">
              <w:r>
                <w:rPr>
                  <w:rFonts w:ascii="Times New Roman" w:hAnsi="Times New Roman" w:cs="Times New Roman"/>
                  <w:sz w:val="24"/>
                  <w:szCs w:val="24"/>
                </w:rPr>
                <w:t>-</w:t>
              </w:r>
            </w:ins>
          </w:p>
        </w:tc>
        <w:tc>
          <w:tcPr>
            <w:tcW w:w="1250" w:type="pct"/>
          </w:tcPr>
          <w:p w14:paraId="657D5E7F" w14:textId="265015C9" w:rsidR="00DF7CF5" w:rsidRPr="00DF7CF5" w:rsidRDefault="00DF7CF5">
            <w:pPr>
              <w:rPr>
                <w:ins w:id="1046" w:author="Carter Daniels" w:date="2023-08-13T22:28:00Z"/>
                <w:rFonts w:ascii="Times New Roman" w:hAnsi="Times New Roman" w:cs="Times New Roman"/>
                <w:sz w:val="24"/>
                <w:szCs w:val="24"/>
              </w:rPr>
            </w:pPr>
            <w:ins w:id="1047" w:author="Carter Daniels" w:date="2023-08-13T22:28:00Z">
              <w:r>
                <w:rPr>
                  <w:rFonts w:ascii="Times New Roman" w:hAnsi="Times New Roman" w:cs="Times New Roman"/>
                  <w:sz w:val="24"/>
                  <w:szCs w:val="24"/>
                </w:rPr>
                <w:t>977.07</w:t>
              </w:r>
              <w:r>
                <w:rPr>
                  <w:rFonts w:ascii="Times New Roman" w:hAnsi="Times New Roman" w:cs="Times New Roman"/>
                  <w:sz w:val="24"/>
                  <w:szCs w:val="24"/>
                  <w:vertAlign w:val="superscript"/>
                </w:rPr>
                <w:t>2</w:t>
              </w:r>
            </w:ins>
          </w:p>
        </w:tc>
        <w:tc>
          <w:tcPr>
            <w:tcW w:w="1250" w:type="pct"/>
          </w:tcPr>
          <w:p w14:paraId="159F2979" w14:textId="3A5C7463" w:rsidR="00DF7CF5" w:rsidRPr="00DF7CF5" w:rsidRDefault="00DF7CF5">
            <w:pPr>
              <w:rPr>
                <w:ins w:id="1048" w:author="Carter Daniels" w:date="2023-08-13T22:28:00Z"/>
                <w:rFonts w:ascii="Times New Roman" w:hAnsi="Times New Roman" w:cs="Times New Roman"/>
                <w:sz w:val="24"/>
                <w:szCs w:val="24"/>
              </w:rPr>
            </w:pPr>
            <w:ins w:id="1049" w:author="Carter Daniels" w:date="2023-08-13T22:32:00Z">
              <w:r>
                <w:rPr>
                  <w:rFonts w:ascii="Times New Roman" w:hAnsi="Times New Roman" w:cs="Times New Roman"/>
                  <w:sz w:val="24"/>
                  <w:szCs w:val="24"/>
                </w:rPr>
                <w:t>-</w:t>
              </w:r>
            </w:ins>
          </w:p>
        </w:tc>
      </w:tr>
    </w:tbl>
    <w:p w14:paraId="2A588B5D" w14:textId="11874599" w:rsidR="00502718" w:rsidRPr="00DF7CF5" w:rsidRDefault="00DF7CF5">
      <w:pPr>
        <w:spacing w:line="240" w:lineRule="auto"/>
        <w:rPr>
          <w:ins w:id="1050" w:author="Carter Daniels" w:date="2022-09-18T21:59:00Z"/>
          <w:rFonts w:ascii="Times New Roman" w:hAnsi="Times New Roman" w:cs="Times New Roman"/>
          <w:i/>
          <w:iCs/>
          <w:sz w:val="24"/>
          <w:szCs w:val="24"/>
          <w:rPrChange w:id="1051" w:author="Carter Daniels" w:date="2023-08-13T22:42:00Z">
            <w:rPr>
              <w:ins w:id="1052" w:author="Carter Daniels" w:date="2022-09-18T21:59:00Z"/>
              <w:rFonts w:ascii="Times New Roman" w:hAnsi="Times New Roman" w:cs="Times New Roman"/>
              <w:b/>
              <w:bCs/>
              <w:sz w:val="24"/>
              <w:szCs w:val="24"/>
            </w:rPr>
          </w:rPrChange>
        </w:rPr>
        <w:pPrChange w:id="1053" w:author="Carter Daniels" w:date="2023-08-13T22:42:00Z">
          <w:pPr>
            <w:spacing w:line="480" w:lineRule="auto"/>
          </w:pPr>
        </w:pPrChange>
      </w:pPr>
      <w:ins w:id="1054" w:author="Carter Daniels" w:date="2023-08-13T22:08:00Z">
        <w:r w:rsidRPr="00DF7CF5">
          <w:rPr>
            <w:rFonts w:ascii="Times New Roman" w:hAnsi="Times New Roman" w:cs="Times New Roman"/>
            <w:i/>
            <w:iCs/>
            <w:sz w:val="24"/>
            <w:szCs w:val="24"/>
            <w:rPrChange w:id="1055" w:author="Carter Daniels" w:date="2023-08-13T22:09:00Z">
              <w:rPr>
                <w:rFonts w:ascii="Times New Roman" w:hAnsi="Times New Roman" w:cs="Times New Roman"/>
                <w:b/>
                <w:bCs/>
                <w:sz w:val="24"/>
                <w:szCs w:val="24"/>
              </w:rPr>
            </w:rPrChange>
          </w:rPr>
          <w:t>Note.</w:t>
        </w:r>
      </w:ins>
      <w:ins w:id="1056" w:author="Carter Daniels" w:date="2023-08-13T22:30:00Z">
        <w:r>
          <w:rPr>
            <w:rFonts w:ascii="Times New Roman" w:hAnsi="Times New Roman" w:cs="Times New Roman"/>
            <w:i/>
            <w:iCs/>
            <w:sz w:val="24"/>
            <w:szCs w:val="24"/>
          </w:rPr>
          <w:t xml:space="preserve"> The random effect structure of each model was determined prior to determining the fixed effects (</w:t>
        </w:r>
      </w:ins>
      <w:ins w:id="1057" w:author="Carter Daniels" w:date="2023-08-13T22:31:00Z">
        <w:r>
          <w:rPr>
            <w:rFonts w:ascii="Times New Roman" w:hAnsi="Times New Roman" w:cs="Times New Roman"/>
            <w:i/>
            <w:iCs/>
            <w:sz w:val="24"/>
            <w:szCs w:val="24"/>
          </w:rPr>
          <w:t>FI polynomial order and Group) supported by the data.</w:t>
        </w:r>
      </w:ins>
      <w:ins w:id="1058" w:author="Carter Daniels" w:date="2023-08-13T22:10:00Z">
        <w:r>
          <w:rPr>
            <w:rFonts w:ascii="Times New Roman" w:hAnsi="Times New Roman" w:cs="Times New Roman"/>
            <w:i/>
            <w:iCs/>
            <w:sz w:val="24"/>
            <w:szCs w:val="24"/>
          </w:rPr>
          <w:t xml:space="preserve"> *</w:t>
        </w:r>
      </w:ins>
      <w:ins w:id="1059" w:author="Carter Daniels" w:date="2023-08-13T22:31:00Z">
        <w:r>
          <w:rPr>
            <w:rFonts w:ascii="Times New Roman" w:hAnsi="Times New Roman" w:cs="Times New Roman"/>
            <w:i/>
            <w:iCs/>
            <w:sz w:val="24"/>
            <w:szCs w:val="24"/>
          </w:rPr>
          <w:t>Indicates BP moments that supported</w:t>
        </w:r>
      </w:ins>
      <w:ins w:id="1060" w:author="Carter Daniels" w:date="2023-08-13T22:11:00Z">
        <w:r w:rsidRPr="00DF7CF5">
          <w:rPr>
            <w:rFonts w:ascii="Times New Roman" w:hAnsi="Times New Roman" w:cs="Times New Roman"/>
            <w:i/>
            <w:iCs/>
            <w:sz w:val="24"/>
            <w:szCs w:val="24"/>
            <w:rPrChange w:id="1061" w:author="Carter Daniels" w:date="2023-08-13T22:25:00Z">
              <w:rPr>
                <w:rFonts w:ascii="Times New Roman" w:hAnsi="Times New Roman" w:cs="Times New Roman"/>
                <w:sz w:val="24"/>
                <w:szCs w:val="24"/>
              </w:rPr>
            </w:rPrChange>
          </w:rPr>
          <w:t xml:space="preserve"> the full random effects design with a random intercept and FI slope for subjects nested within groups.</w:t>
        </w:r>
      </w:ins>
      <w:ins w:id="1062" w:author="Carter Daniels" w:date="2023-08-13T22:08:00Z">
        <w:r w:rsidRPr="00DF7CF5">
          <w:rPr>
            <w:rFonts w:ascii="Times New Roman" w:hAnsi="Times New Roman" w:cs="Times New Roman"/>
            <w:i/>
            <w:iCs/>
            <w:sz w:val="24"/>
            <w:szCs w:val="24"/>
            <w:rPrChange w:id="1063" w:author="Carter Daniels" w:date="2023-08-13T22:25:00Z">
              <w:rPr>
                <w:rFonts w:ascii="Times New Roman" w:hAnsi="Times New Roman" w:cs="Times New Roman"/>
                <w:b/>
                <w:bCs/>
                <w:sz w:val="24"/>
                <w:szCs w:val="24"/>
              </w:rPr>
            </w:rPrChange>
          </w:rPr>
          <w:t xml:space="preserve"> </w:t>
        </w:r>
      </w:ins>
      <w:ins w:id="1064" w:author="Carter Daniels" w:date="2023-08-13T22:15:00Z">
        <w:r w:rsidRPr="00DF7CF5">
          <w:rPr>
            <w:rFonts w:ascii="Times New Roman" w:hAnsi="Times New Roman" w:cs="Times New Roman"/>
            <w:i/>
            <w:iCs/>
            <w:sz w:val="24"/>
            <w:szCs w:val="24"/>
            <w:vertAlign w:val="superscript"/>
            <w:rPrChange w:id="1065" w:author="Carter Daniels" w:date="2023-08-13T22:25:00Z">
              <w:rPr>
                <w:rFonts w:ascii="Times New Roman" w:hAnsi="Times New Roman" w:cs="Times New Roman"/>
                <w:sz w:val="24"/>
                <w:szCs w:val="24"/>
                <w:vertAlign w:val="superscript"/>
              </w:rPr>
            </w:rPrChange>
          </w:rPr>
          <w:t>±</w:t>
        </w:r>
      </w:ins>
      <w:ins w:id="1066" w:author="Carter Daniels" w:date="2023-08-13T22:31:00Z">
        <w:r>
          <w:rPr>
            <w:rFonts w:ascii="Times New Roman" w:hAnsi="Times New Roman" w:cs="Times New Roman"/>
            <w:i/>
            <w:iCs/>
            <w:sz w:val="24"/>
            <w:szCs w:val="24"/>
          </w:rPr>
          <w:t>Indicates the BP mom</w:t>
        </w:r>
      </w:ins>
      <w:ins w:id="1067" w:author="Carter Daniels" w:date="2023-08-13T22:32:00Z">
        <w:r>
          <w:rPr>
            <w:rFonts w:ascii="Times New Roman" w:hAnsi="Times New Roman" w:cs="Times New Roman"/>
            <w:i/>
            <w:iCs/>
            <w:sz w:val="24"/>
            <w:szCs w:val="24"/>
          </w:rPr>
          <w:t>ents that supported</w:t>
        </w:r>
      </w:ins>
      <w:ins w:id="1068" w:author="Carter Daniels" w:date="2023-08-13T22:16:00Z">
        <w:r w:rsidRPr="00DF7CF5">
          <w:rPr>
            <w:rFonts w:ascii="Times New Roman" w:hAnsi="Times New Roman" w:cs="Times New Roman"/>
            <w:i/>
            <w:iCs/>
            <w:sz w:val="24"/>
            <w:szCs w:val="24"/>
            <w:rPrChange w:id="1069" w:author="Carter Daniels" w:date="2023-08-13T22:25:00Z">
              <w:rPr>
                <w:rFonts w:ascii="Times New Roman" w:hAnsi="Times New Roman" w:cs="Times New Roman"/>
                <w:sz w:val="24"/>
                <w:szCs w:val="24"/>
              </w:rPr>
            </w:rPrChange>
          </w:rPr>
          <w:t xml:space="preserve"> a random effect of intercept but not FI slope for subjects nested within groups. </w:t>
        </w:r>
      </w:ins>
      <w:ins w:id="1070" w:author="Carter Daniels" w:date="2023-08-13T22:10:00Z">
        <w:r w:rsidRPr="00DF7CF5">
          <w:rPr>
            <w:rFonts w:ascii="Times New Roman" w:hAnsi="Times New Roman" w:cs="Times New Roman"/>
            <w:i/>
            <w:iCs/>
            <w:sz w:val="24"/>
            <w:szCs w:val="24"/>
          </w:rPr>
          <w:t>The stopping</w:t>
        </w:r>
      </w:ins>
      <w:ins w:id="1071" w:author="Carter Daniels" w:date="2023-08-13T22:08:00Z">
        <w:r w:rsidRPr="00DF7CF5">
          <w:rPr>
            <w:rFonts w:ascii="Times New Roman" w:hAnsi="Times New Roman" w:cs="Times New Roman"/>
            <w:i/>
            <w:iCs/>
            <w:sz w:val="24"/>
            <w:szCs w:val="24"/>
            <w:rPrChange w:id="1072" w:author="Carter Daniels" w:date="2023-08-13T22:09:00Z">
              <w:rPr>
                <w:rFonts w:ascii="Times New Roman" w:hAnsi="Times New Roman" w:cs="Times New Roman"/>
                <w:b/>
                <w:bCs/>
                <w:sz w:val="24"/>
                <w:szCs w:val="24"/>
              </w:rPr>
            </w:rPrChange>
          </w:rPr>
          <w:t xml:space="preserve"> point in exercise, model either </w:t>
        </w:r>
      </w:ins>
      <w:ins w:id="1073" w:author="Carter Daniels" w:date="2023-08-13T22:10:00Z">
        <w:r>
          <w:rPr>
            <w:rFonts w:ascii="Times New Roman" w:hAnsi="Times New Roman" w:cs="Times New Roman"/>
            <w:i/>
            <w:iCs/>
            <w:sz w:val="24"/>
            <w:szCs w:val="24"/>
            <w:vertAlign w:val="superscript"/>
          </w:rPr>
          <w:t>1</w:t>
        </w:r>
      </w:ins>
      <w:ins w:id="1074" w:author="Carter Daniels" w:date="2023-08-13T22:08:00Z">
        <w:r w:rsidRPr="00DF7CF5">
          <w:rPr>
            <w:rFonts w:ascii="Times New Roman" w:hAnsi="Times New Roman" w:cs="Times New Roman"/>
            <w:i/>
            <w:iCs/>
            <w:sz w:val="24"/>
            <w:szCs w:val="24"/>
            <w:rPrChange w:id="1075" w:author="Carter Daniels" w:date="2023-08-13T22:09:00Z">
              <w:rPr>
                <w:rFonts w:ascii="Times New Roman" w:hAnsi="Times New Roman" w:cs="Times New Roman"/>
                <w:b/>
                <w:bCs/>
                <w:sz w:val="24"/>
                <w:szCs w:val="24"/>
              </w:rPr>
            </w:rPrChange>
          </w:rPr>
          <w:t xml:space="preserve">failed to converge or was </w:t>
        </w:r>
      </w:ins>
      <w:ins w:id="1076" w:author="Carter Daniels" w:date="2023-08-13T22:10:00Z">
        <w:r>
          <w:rPr>
            <w:rFonts w:ascii="Times New Roman" w:hAnsi="Times New Roman" w:cs="Times New Roman"/>
            <w:i/>
            <w:iCs/>
            <w:sz w:val="24"/>
            <w:szCs w:val="24"/>
            <w:vertAlign w:val="superscript"/>
          </w:rPr>
          <w:t>2</w:t>
        </w:r>
      </w:ins>
      <w:ins w:id="1077" w:author="Carter Daniels" w:date="2023-08-13T22:08:00Z">
        <w:r w:rsidRPr="00DF7CF5">
          <w:rPr>
            <w:rFonts w:ascii="Times New Roman" w:hAnsi="Times New Roman" w:cs="Times New Roman"/>
            <w:i/>
            <w:iCs/>
            <w:sz w:val="24"/>
            <w:szCs w:val="24"/>
            <w:rPrChange w:id="1078" w:author="Carter Daniels" w:date="2023-08-13T22:09:00Z">
              <w:rPr>
                <w:rFonts w:ascii="Times New Roman" w:hAnsi="Times New Roman" w:cs="Times New Roman"/>
                <w:b/>
                <w:bCs/>
                <w:sz w:val="24"/>
                <w:szCs w:val="24"/>
              </w:rPr>
            </w:rPrChange>
          </w:rPr>
          <w:t>not</w:t>
        </w:r>
      </w:ins>
      <w:ins w:id="1079" w:author="Carter Daniels" w:date="2023-08-13T22:09:00Z">
        <w:r w:rsidRPr="00DF7CF5">
          <w:rPr>
            <w:rFonts w:ascii="Times New Roman" w:hAnsi="Times New Roman" w:cs="Times New Roman"/>
            <w:i/>
            <w:iCs/>
            <w:sz w:val="24"/>
            <w:szCs w:val="24"/>
            <w:rPrChange w:id="1080" w:author="Carter Daniels" w:date="2023-08-13T22:09:00Z">
              <w:rPr>
                <w:rFonts w:ascii="Times New Roman" w:hAnsi="Times New Roman" w:cs="Times New Roman"/>
                <w:b/>
                <w:bCs/>
                <w:sz w:val="24"/>
                <w:szCs w:val="24"/>
              </w:rPr>
            </w:rPrChange>
          </w:rPr>
          <w:t xml:space="preserve"> sufficiently different from the previous </w:t>
        </w:r>
      </w:ins>
      <w:ins w:id="1081" w:author="Carter Daniels" w:date="2023-08-19T14:56:00Z">
        <w:r w:rsidR="006E79B8">
          <w:rPr>
            <w:rFonts w:ascii="Times New Roman" w:hAnsi="Times New Roman" w:cs="Times New Roman"/>
            <w:i/>
            <w:iCs/>
            <w:sz w:val="24"/>
            <w:szCs w:val="24"/>
          </w:rPr>
          <w:t xml:space="preserve">best fitting </w:t>
        </w:r>
      </w:ins>
      <w:ins w:id="1082" w:author="Carter Daniels" w:date="2023-08-13T22:09:00Z">
        <w:r w:rsidRPr="00DF7CF5">
          <w:rPr>
            <w:rFonts w:ascii="Times New Roman" w:hAnsi="Times New Roman" w:cs="Times New Roman"/>
            <w:i/>
            <w:iCs/>
            <w:sz w:val="24"/>
            <w:szCs w:val="24"/>
            <w:rPrChange w:id="1083" w:author="Carter Daniels" w:date="2023-08-13T22:09:00Z">
              <w:rPr>
                <w:rFonts w:ascii="Times New Roman" w:hAnsi="Times New Roman" w:cs="Times New Roman"/>
                <w:b/>
                <w:bCs/>
                <w:sz w:val="24"/>
                <w:szCs w:val="24"/>
              </w:rPr>
            </w:rPrChange>
          </w:rPr>
          <w:t xml:space="preserve">model to continue. </w:t>
        </w:r>
      </w:ins>
    </w:p>
    <w:p w14:paraId="165D837F" w14:textId="08BF5478" w:rsidR="00024E04" w:rsidRDefault="007A47AD" w:rsidP="007E4203">
      <w:pPr>
        <w:spacing w:line="480" w:lineRule="auto"/>
        <w:rPr>
          <w:ins w:id="1084" w:author="Carter Daniels" w:date="2022-09-18T22:31:00Z"/>
          <w:rFonts w:ascii="Times New Roman" w:hAnsi="Times New Roman" w:cs="Times New Roman"/>
          <w:sz w:val="24"/>
          <w:szCs w:val="24"/>
        </w:rPr>
      </w:pPr>
      <w:ins w:id="1085" w:author="Carter Daniels" w:date="2022-09-18T21:59:00Z">
        <w:r>
          <w:rPr>
            <w:rFonts w:ascii="Times New Roman" w:hAnsi="Times New Roman" w:cs="Times New Roman"/>
            <w:b/>
            <w:bCs/>
            <w:sz w:val="24"/>
            <w:szCs w:val="24"/>
          </w:rPr>
          <w:t xml:space="preserve">Trial-by-Trial Performance Reveals the CV is a </w:t>
        </w:r>
      </w:ins>
      <w:ins w:id="1086" w:author="Carter Daniels" w:date="2022-09-18T22:00:00Z">
        <w:r>
          <w:rPr>
            <w:rFonts w:ascii="Times New Roman" w:hAnsi="Times New Roman" w:cs="Times New Roman"/>
            <w:b/>
            <w:bCs/>
            <w:sz w:val="24"/>
            <w:szCs w:val="24"/>
          </w:rPr>
          <w:t>F</w:t>
        </w:r>
      </w:ins>
      <w:ins w:id="1087" w:author="Carter Daniels" w:date="2022-09-18T21:59:00Z">
        <w:r>
          <w:rPr>
            <w:rFonts w:ascii="Times New Roman" w:hAnsi="Times New Roman" w:cs="Times New Roman"/>
            <w:b/>
            <w:bCs/>
            <w:sz w:val="24"/>
            <w:szCs w:val="24"/>
          </w:rPr>
          <w:t xml:space="preserve">unction of </w:t>
        </w:r>
      </w:ins>
      <w:ins w:id="1088" w:author="Carter Daniels" w:date="2022-09-18T22:00:00Z">
        <w:r>
          <w:rPr>
            <w:rFonts w:ascii="Times New Roman" w:hAnsi="Times New Roman" w:cs="Times New Roman"/>
            <w:b/>
            <w:bCs/>
            <w:sz w:val="24"/>
            <w:szCs w:val="24"/>
          </w:rPr>
          <w:t>L</w:t>
        </w:r>
      </w:ins>
      <w:ins w:id="1089" w:author="Carter Daniels" w:date="2022-09-18T21:59:00Z">
        <w:r>
          <w:rPr>
            <w:rFonts w:ascii="Times New Roman" w:hAnsi="Times New Roman" w:cs="Times New Roman"/>
            <w:b/>
            <w:bCs/>
            <w:sz w:val="24"/>
            <w:szCs w:val="24"/>
          </w:rPr>
          <w:t>ocation within</w:t>
        </w:r>
      </w:ins>
      <w:ins w:id="1090" w:author="Carter Daniels" w:date="2022-09-18T22:00:00Z">
        <w:r>
          <w:rPr>
            <w:rFonts w:ascii="Times New Roman" w:hAnsi="Times New Roman" w:cs="Times New Roman"/>
            <w:b/>
            <w:bCs/>
            <w:sz w:val="24"/>
            <w:szCs w:val="24"/>
          </w:rPr>
          <w:t xml:space="preserve"> and Range of the Temporal Sine Wave</w:t>
        </w:r>
      </w:ins>
    </w:p>
    <w:p w14:paraId="2F1843DB" w14:textId="44D616BC" w:rsidR="007E4203" w:rsidRDefault="007E4203" w:rsidP="007E4203">
      <w:pPr>
        <w:spacing w:line="480" w:lineRule="auto"/>
        <w:rPr>
          <w:ins w:id="1091" w:author="Carter Daniels" w:date="2022-09-18T22:56:00Z"/>
          <w:rFonts w:ascii="Times New Roman" w:hAnsi="Times New Roman" w:cs="Times New Roman"/>
          <w:sz w:val="24"/>
          <w:szCs w:val="24"/>
        </w:rPr>
      </w:pPr>
      <w:ins w:id="1092" w:author="Carter Daniels" w:date="2022-09-18T22:31:00Z">
        <w:r>
          <w:rPr>
            <w:rFonts w:ascii="Times New Roman" w:hAnsi="Times New Roman" w:cs="Times New Roman"/>
            <w:sz w:val="24"/>
            <w:szCs w:val="24"/>
          </w:rPr>
          <w:tab/>
          <w:t xml:space="preserve">The previous analysis </w:t>
        </w:r>
      </w:ins>
      <w:ins w:id="1093" w:author="Carter Daniels" w:date="2022-09-18T22:34:00Z">
        <w:r w:rsidR="00A0623D">
          <w:rPr>
            <w:rFonts w:ascii="Times New Roman" w:hAnsi="Times New Roman" w:cs="Times New Roman"/>
            <w:sz w:val="24"/>
            <w:szCs w:val="24"/>
          </w:rPr>
          <w:t>indicates</w:t>
        </w:r>
      </w:ins>
      <w:ins w:id="1094" w:author="Carter Daniels" w:date="2022-09-18T22:31:00Z">
        <w:r>
          <w:rPr>
            <w:rFonts w:ascii="Times New Roman" w:hAnsi="Times New Roman" w:cs="Times New Roman"/>
            <w:sz w:val="24"/>
            <w:szCs w:val="24"/>
          </w:rPr>
          <w:t xml:space="preserve"> that despite the mean breakpoint scaling linearly with time, neither raw (SD) or normalized variance (CV)</w:t>
        </w:r>
      </w:ins>
      <w:ins w:id="1095" w:author="Carter Daniels" w:date="2022-09-18T22:32:00Z">
        <w:r>
          <w:rPr>
            <w:rFonts w:ascii="Times New Roman" w:hAnsi="Times New Roman" w:cs="Times New Roman"/>
            <w:sz w:val="24"/>
            <w:szCs w:val="24"/>
          </w:rPr>
          <w:t xml:space="preserve"> </w:t>
        </w:r>
      </w:ins>
      <w:ins w:id="1096" w:author="Carter Daniels" w:date="2022-09-18T22:31:00Z">
        <w:r>
          <w:rPr>
            <w:rFonts w:ascii="Times New Roman" w:hAnsi="Times New Roman" w:cs="Times New Roman"/>
            <w:sz w:val="24"/>
            <w:szCs w:val="24"/>
          </w:rPr>
          <w:t xml:space="preserve">estimates </w:t>
        </w:r>
      </w:ins>
      <w:ins w:id="1097" w:author="Carter Daniels" w:date="2022-09-18T22:32:00Z">
        <w:r>
          <w:rPr>
            <w:rFonts w:ascii="Times New Roman" w:hAnsi="Times New Roman" w:cs="Times New Roman"/>
            <w:sz w:val="24"/>
            <w:szCs w:val="24"/>
          </w:rPr>
          <w:t xml:space="preserve">scale linearly. The SD appears to be best approximated by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ins>
      <w:ins w:id="1098" w:author="Carter Daniels" w:date="2023-08-13T22:42:00Z">
        <w:r w:rsidR="00DF7CF5">
          <w:rPr>
            <w:rFonts w:ascii="Times New Roman" w:hAnsi="Times New Roman" w:cs="Times New Roman"/>
            <w:sz w:val="24"/>
            <w:szCs w:val="24"/>
          </w:rPr>
          <w:t>3</w:t>
        </w:r>
        <w:r w:rsidR="00DF7CF5" w:rsidRPr="00DF7CF5">
          <w:rPr>
            <w:rFonts w:ascii="Times New Roman" w:hAnsi="Times New Roman" w:cs="Times New Roman"/>
            <w:sz w:val="24"/>
            <w:szCs w:val="24"/>
            <w:vertAlign w:val="superscript"/>
            <w:rPrChange w:id="1099" w:author="Carter Daniels" w:date="2023-08-13T22:42:00Z">
              <w:rPr>
                <w:rFonts w:ascii="Times New Roman" w:hAnsi="Times New Roman" w:cs="Times New Roman"/>
                <w:sz w:val="24"/>
                <w:szCs w:val="24"/>
              </w:rPr>
            </w:rPrChange>
          </w:rPr>
          <w:t>rd</w:t>
        </w:r>
        <w:r w:rsidR="00DF7CF5">
          <w:rPr>
            <w:rFonts w:ascii="Times New Roman" w:hAnsi="Times New Roman" w:cs="Times New Roman"/>
            <w:sz w:val="24"/>
            <w:szCs w:val="24"/>
          </w:rPr>
          <w:t xml:space="preserve"> order </w:t>
        </w:r>
      </w:ins>
      <w:ins w:id="1100" w:author="Carter Daniels" w:date="2023-08-13T22:43:00Z">
        <w:r w:rsidR="00DF7CF5">
          <w:rPr>
            <w:rFonts w:ascii="Times New Roman" w:hAnsi="Times New Roman" w:cs="Times New Roman"/>
            <w:sz w:val="24"/>
            <w:szCs w:val="24"/>
          </w:rPr>
          <w:t>polynomial;</w:t>
        </w:r>
      </w:ins>
      <w:ins w:id="1101" w:author="Carter Daniels" w:date="2022-09-18T22:32:00Z">
        <w:r>
          <w:rPr>
            <w:rFonts w:ascii="Times New Roman" w:hAnsi="Times New Roman" w:cs="Times New Roman"/>
            <w:sz w:val="24"/>
            <w:szCs w:val="24"/>
          </w:rPr>
          <w:t xml:space="preserve"> in contrast, the CV appears to be best approximated by an </w:t>
        </w:r>
      </w:ins>
      <w:ins w:id="1102" w:author="Carter Daniels" w:date="2023-08-13T22:42:00Z">
        <w:r w:rsidR="00DF7CF5">
          <w:rPr>
            <w:rFonts w:ascii="Times New Roman" w:hAnsi="Times New Roman" w:cs="Times New Roman"/>
            <w:sz w:val="24"/>
            <w:szCs w:val="24"/>
          </w:rPr>
          <w:t>2</w:t>
        </w:r>
        <w:r w:rsidR="00DF7CF5" w:rsidRPr="00DF7CF5">
          <w:rPr>
            <w:rFonts w:ascii="Times New Roman" w:hAnsi="Times New Roman" w:cs="Times New Roman"/>
            <w:sz w:val="24"/>
            <w:szCs w:val="24"/>
            <w:vertAlign w:val="superscript"/>
            <w:rPrChange w:id="1103" w:author="Carter Daniels" w:date="2023-08-13T22:42:00Z">
              <w:rPr>
                <w:rFonts w:ascii="Times New Roman" w:hAnsi="Times New Roman" w:cs="Times New Roman"/>
                <w:sz w:val="24"/>
                <w:szCs w:val="24"/>
              </w:rPr>
            </w:rPrChange>
          </w:rPr>
          <w:t>nd</w:t>
        </w:r>
        <w:r w:rsidR="00DF7CF5">
          <w:rPr>
            <w:rFonts w:ascii="Times New Roman" w:hAnsi="Times New Roman" w:cs="Times New Roman"/>
            <w:sz w:val="24"/>
            <w:szCs w:val="24"/>
          </w:rPr>
          <w:t xml:space="preserve"> order</w:t>
        </w:r>
      </w:ins>
      <w:ins w:id="1104" w:author="Carter Daniels" w:date="2022-09-18T22:32:00Z">
        <w:r>
          <w:rPr>
            <w:rFonts w:ascii="Times New Roman" w:hAnsi="Times New Roman" w:cs="Times New Roman"/>
            <w:sz w:val="24"/>
            <w:szCs w:val="24"/>
          </w:rPr>
          <w:t xml:space="preserve">-polynomial. </w:t>
        </w:r>
      </w:ins>
      <w:ins w:id="1105" w:author="Carter Daniels" w:date="2023-08-13T22:42:00Z">
        <w:r w:rsidR="00DF7CF5">
          <w:rPr>
            <w:rFonts w:ascii="Times New Roman" w:hAnsi="Times New Roman" w:cs="Times New Roman"/>
            <w:sz w:val="24"/>
            <w:szCs w:val="24"/>
          </w:rPr>
          <w:t xml:space="preserve">The </w:t>
        </w:r>
      </w:ins>
      <w:ins w:id="1106" w:author="Carter Daniels" w:date="2023-08-13T22:43:00Z">
        <w:r w:rsidR="00DF7CF5">
          <w:rPr>
            <w:rFonts w:ascii="Times New Roman" w:hAnsi="Times New Roman" w:cs="Times New Roman"/>
            <w:sz w:val="24"/>
            <w:szCs w:val="24"/>
          </w:rPr>
          <w:t>visualization of the polynomial fits to the data</w:t>
        </w:r>
      </w:ins>
      <w:ins w:id="1107" w:author="Carter Daniels" w:date="2022-09-18T22:32:00Z">
        <w:r>
          <w:rPr>
            <w:rFonts w:ascii="Times New Roman" w:hAnsi="Times New Roman" w:cs="Times New Roman"/>
            <w:sz w:val="24"/>
            <w:szCs w:val="24"/>
          </w:rPr>
          <w:t xml:space="preserve"> </w:t>
        </w:r>
      </w:ins>
      <w:proofErr w:type="gramStart"/>
      <w:ins w:id="1108" w:author="Carter Daniels" w:date="2023-08-13T22:43:00Z">
        <w:r w:rsidR="00DF7CF5">
          <w:rPr>
            <w:rFonts w:ascii="Times New Roman" w:hAnsi="Times New Roman" w:cs="Times New Roman"/>
            <w:sz w:val="24"/>
            <w:szCs w:val="24"/>
          </w:rPr>
          <w:t>suggest</w:t>
        </w:r>
      </w:ins>
      <w:proofErr w:type="gramEnd"/>
      <w:ins w:id="1109" w:author="Carter Daniels" w:date="2022-09-18T22:32:00Z">
        <w:r>
          <w:rPr>
            <w:rFonts w:ascii="Times New Roman" w:hAnsi="Times New Roman" w:cs="Times New Roman"/>
            <w:sz w:val="24"/>
            <w:szCs w:val="24"/>
          </w:rPr>
          <w:t xml:space="preserve"> that </w:t>
        </w:r>
      </w:ins>
      <w:ins w:id="1110" w:author="Carter Daniels" w:date="2022-09-18T22:33:00Z">
        <w:r>
          <w:rPr>
            <w:rFonts w:ascii="Times New Roman" w:hAnsi="Times New Roman" w:cs="Times New Roman"/>
            <w:sz w:val="24"/>
            <w:szCs w:val="24"/>
          </w:rPr>
          <w:t xml:space="preserve">dynamic timing performance is less variable around the trough and peak of temporal sinewaves and more variable as the sinewave ascends from the trough </w:t>
        </w:r>
      </w:ins>
      <w:ins w:id="1111" w:author="Carter Daniels" w:date="2022-09-19T22:42:00Z">
        <w:r w:rsidR="004E3EDD">
          <w:rPr>
            <w:rFonts w:ascii="Times New Roman" w:hAnsi="Times New Roman" w:cs="Times New Roman"/>
            <w:sz w:val="24"/>
            <w:szCs w:val="24"/>
          </w:rPr>
          <w:t>and</w:t>
        </w:r>
      </w:ins>
      <w:ins w:id="1112" w:author="Carter Daniels" w:date="2022-09-18T22:33:00Z">
        <w:r>
          <w:rPr>
            <w:rFonts w:ascii="Times New Roman" w:hAnsi="Times New Roman" w:cs="Times New Roman"/>
            <w:sz w:val="24"/>
            <w:szCs w:val="24"/>
          </w:rPr>
          <w:t xml:space="preserve"> descends from the peak. To test this hypothesis, we investigated </w:t>
        </w:r>
      </w:ins>
      <w:ins w:id="1113" w:author="Carter Daniels" w:date="2022-09-18T22:34:00Z">
        <w:r w:rsidR="00A0623D">
          <w:rPr>
            <w:rFonts w:ascii="Times New Roman" w:hAnsi="Times New Roman" w:cs="Times New Roman"/>
            <w:sz w:val="24"/>
            <w:szCs w:val="24"/>
          </w:rPr>
          <w:t>mean and variance dynamics as a function of trial with</w:t>
        </w:r>
      </w:ins>
      <w:ins w:id="1114" w:author="Carter Daniels" w:date="2022-09-18T22:35:00Z">
        <w:r w:rsidR="00A0623D">
          <w:rPr>
            <w:rFonts w:ascii="Times New Roman" w:hAnsi="Times New Roman" w:cs="Times New Roman"/>
            <w:sz w:val="24"/>
            <w:szCs w:val="24"/>
          </w:rPr>
          <w:t xml:space="preserve">in the session. Figure </w:t>
        </w:r>
      </w:ins>
      <w:ins w:id="1115" w:author="Carter Daniels" w:date="2022-09-18T22:50:00Z">
        <w:r w:rsidR="002E3F2D">
          <w:rPr>
            <w:rFonts w:ascii="Times New Roman" w:hAnsi="Times New Roman" w:cs="Times New Roman"/>
            <w:sz w:val="24"/>
            <w:szCs w:val="24"/>
          </w:rPr>
          <w:t>6</w:t>
        </w:r>
      </w:ins>
      <w:ins w:id="1116" w:author="Carter Daniels" w:date="2022-09-18T22:35:00Z">
        <w:r w:rsidR="00A0623D">
          <w:rPr>
            <w:rFonts w:ascii="Times New Roman" w:hAnsi="Times New Roman" w:cs="Times New Roman"/>
            <w:sz w:val="24"/>
            <w:szCs w:val="24"/>
          </w:rPr>
          <w:t>A-C shows the mean, SD, and CV as a function of trial for each training group</w:t>
        </w:r>
      </w:ins>
      <w:ins w:id="1117" w:author="Carter Daniels" w:date="2022-09-18T22:48:00Z">
        <w:r w:rsidR="00593B8C">
          <w:rPr>
            <w:rFonts w:ascii="Times New Roman" w:hAnsi="Times New Roman" w:cs="Times New Roman"/>
            <w:sz w:val="24"/>
            <w:szCs w:val="24"/>
          </w:rPr>
          <w:t xml:space="preserve">; and </w:t>
        </w:r>
        <w:r w:rsidR="00593B8C" w:rsidRPr="002E3F2D">
          <w:rPr>
            <w:rFonts w:ascii="Times New Roman" w:hAnsi="Times New Roman" w:cs="Times New Roman"/>
            <w:sz w:val="24"/>
            <w:szCs w:val="24"/>
            <w:highlight w:val="yellow"/>
            <w:rPrChange w:id="1118" w:author="Carter Daniels" w:date="2022-09-18T22:49:00Z">
              <w:rPr>
                <w:rFonts w:ascii="Times New Roman" w:hAnsi="Times New Roman" w:cs="Times New Roman"/>
                <w:sz w:val="24"/>
                <w:szCs w:val="24"/>
              </w:rPr>
            </w:rPrChange>
          </w:rPr>
          <w:t xml:space="preserve">Figure </w:t>
        </w:r>
      </w:ins>
      <w:ins w:id="1119" w:author="Carter Daniels" w:date="2022-09-18T22:51:00Z">
        <w:r w:rsidR="002E3F2D">
          <w:rPr>
            <w:rFonts w:ascii="Times New Roman" w:hAnsi="Times New Roman" w:cs="Times New Roman"/>
            <w:sz w:val="24"/>
            <w:szCs w:val="24"/>
            <w:highlight w:val="yellow"/>
          </w:rPr>
          <w:t>7</w:t>
        </w:r>
      </w:ins>
      <w:ins w:id="1120" w:author="Carter Daniels" w:date="2022-09-18T22:48:00Z">
        <w:r w:rsidR="00593B8C" w:rsidRPr="002E3F2D">
          <w:rPr>
            <w:rFonts w:ascii="Times New Roman" w:hAnsi="Times New Roman" w:cs="Times New Roman"/>
            <w:sz w:val="24"/>
            <w:szCs w:val="24"/>
            <w:highlight w:val="yellow"/>
            <w:rPrChange w:id="1121" w:author="Carter Daniels" w:date="2022-09-18T22:49:00Z">
              <w:rPr>
                <w:rFonts w:ascii="Times New Roman" w:hAnsi="Times New Roman" w:cs="Times New Roman"/>
                <w:sz w:val="24"/>
                <w:szCs w:val="24"/>
              </w:rPr>
            </w:rPrChange>
          </w:rPr>
          <w:t xml:space="preserve"> shows the same data as a function of trial within the sinewave averaged across </w:t>
        </w:r>
      </w:ins>
      <w:ins w:id="1122" w:author="Carter Daniels" w:date="2022-09-25T21:53:00Z">
        <w:r w:rsidR="00C86123">
          <w:rPr>
            <w:rFonts w:ascii="Times New Roman" w:hAnsi="Times New Roman" w:cs="Times New Roman"/>
            <w:sz w:val="24"/>
            <w:szCs w:val="24"/>
            <w:highlight w:val="yellow"/>
          </w:rPr>
          <w:t>sinewave periods</w:t>
        </w:r>
      </w:ins>
      <w:ins w:id="1123" w:author="Carter Daniels" w:date="2022-09-18T22:35:00Z">
        <w:r w:rsidR="00A0623D" w:rsidRPr="002E3F2D">
          <w:rPr>
            <w:rFonts w:ascii="Times New Roman" w:hAnsi="Times New Roman" w:cs="Times New Roman"/>
            <w:sz w:val="24"/>
            <w:szCs w:val="24"/>
            <w:highlight w:val="yellow"/>
            <w:rPrChange w:id="1124" w:author="Carter Daniels" w:date="2022-09-18T22:49:00Z">
              <w:rPr>
                <w:rFonts w:ascii="Times New Roman" w:hAnsi="Times New Roman" w:cs="Times New Roman"/>
                <w:sz w:val="24"/>
                <w:szCs w:val="24"/>
              </w:rPr>
            </w:rPrChange>
          </w:rPr>
          <w:t>.</w:t>
        </w:r>
        <w:r w:rsidR="00A0623D">
          <w:rPr>
            <w:rFonts w:ascii="Times New Roman" w:hAnsi="Times New Roman" w:cs="Times New Roman"/>
            <w:sz w:val="24"/>
            <w:szCs w:val="24"/>
          </w:rPr>
          <w:t xml:space="preserve"> </w:t>
        </w:r>
      </w:ins>
      <w:ins w:id="1125" w:author="Carter Daniels" w:date="2022-09-18T22:36:00Z">
        <w:r w:rsidR="00A0623D">
          <w:rPr>
            <w:rFonts w:ascii="Times New Roman" w:hAnsi="Times New Roman" w:cs="Times New Roman"/>
            <w:sz w:val="24"/>
            <w:szCs w:val="24"/>
          </w:rPr>
          <w:t>Th</w:t>
        </w:r>
      </w:ins>
      <w:ins w:id="1126" w:author="Carter Daniels" w:date="2022-09-18T22:48:00Z">
        <w:r w:rsidR="00593B8C">
          <w:rPr>
            <w:rFonts w:ascii="Times New Roman" w:hAnsi="Times New Roman" w:cs="Times New Roman"/>
            <w:sz w:val="24"/>
            <w:szCs w:val="24"/>
          </w:rPr>
          <w:t xml:space="preserve">ese data </w:t>
        </w:r>
      </w:ins>
      <w:ins w:id="1127" w:author="Carter Daniels" w:date="2022-09-18T22:36:00Z">
        <w:r w:rsidR="00A0623D">
          <w:rPr>
            <w:rFonts w:ascii="Times New Roman" w:hAnsi="Times New Roman" w:cs="Times New Roman"/>
            <w:sz w:val="24"/>
            <w:szCs w:val="24"/>
          </w:rPr>
          <w:t>clearly</w:t>
        </w:r>
      </w:ins>
      <w:ins w:id="1128" w:author="Carter Daniels" w:date="2022-09-18T22:48:00Z">
        <w:r w:rsidR="00593B8C">
          <w:rPr>
            <w:rFonts w:ascii="Times New Roman" w:hAnsi="Times New Roman" w:cs="Times New Roman"/>
            <w:sz w:val="24"/>
            <w:szCs w:val="24"/>
          </w:rPr>
          <w:t xml:space="preserve"> show</w:t>
        </w:r>
      </w:ins>
      <w:ins w:id="1129" w:author="Carter Daniels" w:date="2022-09-18T22:36:00Z">
        <w:r w:rsidR="00A0623D">
          <w:rPr>
            <w:rFonts w:ascii="Times New Roman" w:hAnsi="Times New Roman" w:cs="Times New Roman"/>
            <w:sz w:val="24"/>
            <w:szCs w:val="24"/>
          </w:rPr>
          <w:t xml:space="preserve"> that while the mean and SD oscillate according to the sinewave, </w:t>
        </w:r>
      </w:ins>
      <w:ins w:id="1130" w:author="Carter Daniels" w:date="2022-09-18T22:38:00Z">
        <w:r w:rsidR="00A0623D">
          <w:rPr>
            <w:rFonts w:ascii="Times New Roman" w:hAnsi="Times New Roman" w:cs="Times New Roman"/>
            <w:sz w:val="24"/>
            <w:szCs w:val="24"/>
          </w:rPr>
          <w:t xml:space="preserve">the CV </w:t>
        </w:r>
      </w:ins>
      <w:ins w:id="1131" w:author="Carter Daniels" w:date="2022-09-18T22:39:00Z">
        <w:r w:rsidR="00EB5CE8">
          <w:rPr>
            <w:rFonts w:ascii="Times New Roman" w:hAnsi="Times New Roman" w:cs="Times New Roman"/>
            <w:sz w:val="24"/>
            <w:szCs w:val="24"/>
          </w:rPr>
          <w:t xml:space="preserve">takes on within each period of the sinewave a high-low-high-low function where </w:t>
        </w:r>
        <w:r w:rsidR="00EB5CE8">
          <w:rPr>
            <w:rFonts w:ascii="Times New Roman" w:hAnsi="Times New Roman" w:cs="Times New Roman"/>
            <w:sz w:val="24"/>
            <w:szCs w:val="24"/>
          </w:rPr>
          <w:lastRenderedPageBreak/>
          <w:t>h</w:t>
        </w:r>
      </w:ins>
      <w:ins w:id="1132" w:author="Carter Daniels" w:date="2022-09-18T22:40:00Z">
        <w:r w:rsidR="00EB5CE8">
          <w:rPr>
            <w:rFonts w:ascii="Times New Roman" w:hAnsi="Times New Roman" w:cs="Times New Roman"/>
            <w:sz w:val="24"/>
            <w:szCs w:val="24"/>
          </w:rPr>
          <w:t>igh states correspond to the ascending and descending limbs of the sinewave and the low states correspond to the peak and troughs. Moreover, as the range from the smallest FI to th</w:t>
        </w:r>
      </w:ins>
      <w:ins w:id="1133" w:author="Carter Daniels" w:date="2022-09-18T22:41:00Z">
        <w:r w:rsidR="00EB5CE8">
          <w:rPr>
            <w:rFonts w:ascii="Times New Roman" w:hAnsi="Times New Roman" w:cs="Times New Roman"/>
            <w:sz w:val="24"/>
            <w:szCs w:val="24"/>
          </w:rPr>
          <w:t xml:space="preserve">e largest FI of the sinewave increases so does the difference between the high and low states of the CV. </w:t>
        </w:r>
      </w:ins>
    </w:p>
    <w:p w14:paraId="0A96BBBF" w14:textId="039F2B68" w:rsidR="00023278" w:rsidRDefault="00023278" w:rsidP="007E4203">
      <w:pPr>
        <w:spacing w:line="480" w:lineRule="auto"/>
        <w:rPr>
          <w:ins w:id="1134" w:author="Carter Daniels" w:date="2022-09-18T22:57:00Z"/>
          <w:rFonts w:ascii="Times New Roman" w:hAnsi="Times New Roman" w:cs="Times New Roman"/>
          <w:sz w:val="24"/>
          <w:szCs w:val="24"/>
        </w:rPr>
      </w:pPr>
      <w:ins w:id="1135" w:author="Carter Daniels" w:date="2022-09-18T22:56:00Z">
        <w:r>
          <w:rPr>
            <w:rFonts w:ascii="Times New Roman" w:hAnsi="Times New Roman" w:cs="Times New Roman"/>
            <w:sz w:val="24"/>
            <w:szCs w:val="24"/>
          </w:rPr>
          <w:tab/>
          <w:t>To test these observations… [make Figure 7 then decide how to analyze]</w:t>
        </w:r>
      </w:ins>
    </w:p>
    <w:p w14:paraId="446E679A" w14:textId="04DB7CF7" w:rsidR="00023278" w:rsidRDefault="00024287" w:rsidP="007E4203">
      <w:pPr>
        <w:spacing w:line="480" w:lineRule="auto"/>
        <w:rPr>
          <w:ins w:id="1136" w:author="Carter Daniels" w:date="2022-09-18T23:12:00Z"/>
          <w:rFonts w:ascii="Times New Roman" w:hAnsi="Times New Roman" w:cs="Times New Roman"/>
          <w:sz w:val="24"/>
          <w:szCs w:val="24"/>
        </w:rPr>
      </w:pPr>
      <w:ins w:id="1137" w:author="Carter Daniels" w:date="2022-09-18T23:11:00Z">
        <w:r>
          <w:rPr>
            <w:rFonts w:ascii="Times New Roman" w:hAnsi="Times New Roman" w:cs="Times New Roman"/>
            <w:b/>
            <w:bCs/>
            <w:sz w:val="24"/>
            <w:szCs w:val="24"/>
          </w:rPr>
          <w:tab/>
        </w:r>
      </w:ins>
      <w:ins w:id="1138" w:author="Carter Daniels" w:date="2022-09-18T23:12:00Z">
        <w:r>
          <w:rPr>
            <w:rFonts w:ascii="Times New Roman" w:hAnsi="Times New Roman" w:cs="Times New Roman"/>
            <w:sz w:val="24"/>
            <w:szCs w:val="24"/>
          </w:rPr>
          <w:t xml:space="preserve">Taken together these data confirm that dynamic interval timing is not scalar invariant. </w:t>
        </w:r>
      </w:ins>
    </w:p>
    <w:p w14:paraId="7355C035" w14:textId="62147380" w:rsidR="00024287" w:rsidRDefault="00295BC2" w:rsidP="007E4203">
      <w:pPr>
        <w:spacing w:line="480" w:lineRule="auto"/>
        <w:rPr>
          <w:ins w:id="1139" w:author="Carter Daniels" w:date="2022-09-25T21:53:00Z"/>
          <w:rFonts w:ascii="Times New Roman" w:hAnsi="Times New Roman" w:cs="Times New Roman"/>
          <w:b/>
          <w:bCs/>
          <w:sz w:val="24"/>
          <w:szCs w:val="24"/>
        </w:rPr>
      </w:pPr>
      <w:ins w:id="1140" w:author="Carter Daniels" w:date="2022-09-25T22:06:00Z">
        <w:r>
          <w:rPr>
            <w:rFonts w:ascii="Times New Roman" w:hAnsi="Times New Roman" w:cs="Times New Roman"/>
            <w:b/>
            <w:bCs/>
            <w:sz w:val="24"/>
            <w:szCs w:val="24"/>
          </w:rPr>
          <w:t>CV</w:t>
        </w:r>
      </w:ins>
      <w:ins w:id="1141" w:author="Carter Daniels" w:date="2022-09-18T23:12:00Z">
        <w:r w:rsidR="00024287" w:rsidRPr="00024287">
          <w:rPr>
            <w:rFonts w:ascii="Times New Roman" w:hAnsi="Times New Roman" w:cs="Times New Roman"/>
            <w:b/>
            <w:bCs/>
            <w:sz w:val="24"/>
            <w:szCs w:val="24"/>
            <w:rPrChange w:id="1142" w:author="Carter Daniels" w:date="2022-09-18T23:12:00Z">
              <w:rPr>
                <w:rFonts w:ascii="Times New Roman" w:hAnsi="Times New Roman" w:cs="Times New Roman"/>
                <w:sz w:val="24"/>
                <w:szCs w:val="24"/>
              </w:rPr>
            </w:rPrChange>
          </w:rPr>
          <w:t xml:space="preserve"> Is Sensitive to </w:t>
        </w:r>
      </w:ins>
      <w:ins w:id="1143" w:author="Carter Daniels" w:date="2022-09-25T21:49:00Z">
        <w:r w:rsidR="00C86123">
          <w:rPr>
            <w:rFonts w:ascii="Times New Roman" w:hAnsi="Times New Roman" w:cs="Times New Roman"/>
            <w:b/>
            <w:bCs/>
            <w:sz w:val="24"/>
            <w:szCs w:val="24"/>
          </w:rPr>
          <w:t>Change Rates</w:t>
        </w:r>
      </w:ins>
    </w:p>
    <w:p w14:paraId="7CE8C054" w14:textId="005E2B4F" w:rsidR="00C86123" w:rsidRPr="00C86123" w:rsidRDefault="00C86123" w:rsidP="007E4203">
      <w:pPr>
        <w:spacing w:line="480" w:lineRule="auto"/>
        <w:rPr>
          <w:ins w:id="1144" w:author="Carter Daniels" w:date="2022-09-18T22:56:00Z"/>
          <w:rFonts w:ascii="Times New Roman" w:hAnsi="Times New Roman" w:cs="Times New Roman"/>
          <w:sz w:val="24"/>
          <w:szCs w:val="24"/>
        </w:rPr>
      </w:pPr>
      <w:ins w:id="1145" w:author="Carter Daniels" w:date="2022-09-25T21:53:00Z">
        <w:r>
          <w:rPr>
            <w:rFonts w:ascii="Times New Roman" w:hAnsi="Times New Roman" w:cs="Times New Roman"/>
            <w:b/>
            <w:bCs/>
            <w:sz w:val="24"/>
            <w:szCs w:val="24"/>
          </w:rPr>
          <w:tab/>
        </w:r>
        <w:r>
          <w:rPr>
            <w:rFonts w:ascii="Times New Roman" w:hAnsi="Times New Roman" w:cs="Times New Roman"/>
            <w:sz w:val="24"/>
            <w:szCs w:val="24"/>
          </w:rPr>
          <w:t>Upon observation of the CV dynamics, we hypothesized that the CV may be sensitive to the rate at which FIs in the sinewave change such that when FIs are changing quickly (i.e.</w:t>
        </w:r>
      </w:ins>
      <w:ins w:id="1146" w:author="Carter Daniels" w:date="2022-09-25T21:54:00Z">
        <w:r>
          <w:rPr>
            <w:rFonts w:ascii="Times New Roman" w:hAnsi="Times New Roman" w:cs="Times New Roman"/>
            <w:sz w:val="24"/>
            <w:szCs w:val="24"/>
          </w:rPr>
          <w:t>, when ascending to the peak or descending to the trough) then the CV is relatively high</w:t>
        </w:r>
        <w:r w:rsidR="007D16BE">
          <w:rPr>
            <w:rFonts w:ascii="Times New Roman" w:hAnsi="Times New Roman" w:cs="Times New Roman"/>
            <w:sz w:val="24"/>
            <w:szCs w:val="24"/>
          </w:rPr>
          <w:t>, and when FIs are changing slowly (i.e., in the peak or in the trough) then the CV is relatively small. To test this hypothesis, we took the first differences of the FIs</w:t>
        </w:r>
      </w:ins>
      <w:ins w:id="1147" w:author="Carter Daniels" w:date="2022-09-25T21:55:00Z">
        <w:r w:rsidR="007D16BE">
          <w:rPr>
            <w:rFonts w:ascii="Times New Roman" w:hAnsi="Times New Roman" w:cs="Times New Roman"/>
            <w:sz w:val="24"/>
            <w:szCs w:val="24"/>
          </w:rPr>
          <w:t xml:space="preserve"> in the sinewave and asked whether those differences could be multiplied by a scale factor to fit the CV data. </w:t>
        </w:r>
      </w:ins>
    </w:p>
    <w:p w14:paraId="2289119B" w14:textId="77777777" w:rsidR="00023278" w:rsidRDefault="00023278" w:rsidP="007E4203">
      <w:pPr>
        <w:spacing w:line="480" w:lineRule="auto"/>
        <w:rPr>
          <w:ins w:id="1148" w:author="Carter Daniels" w:date="2022-09-18T22:43:00Z"/>
          <w:rFonts w:ascii="Times New Roman" w:hAnsi="Times New Roman" w:cs="Times New Roman"/>
          <w:sz w:val="24"/>
          <w:szCs w:val="24"/>
        </w:rPr>
      </w:pPr>
    </w:p>
    <w:p w14:paraId="02111D3C" w14:textId="77777777" w:rsidR="00EB5CE8" w:rsidRPr="007E4203" w:rsidRDefault="00EB5CE8" w:rsidP="007E4203">
      <w:pPr>
        <w:spacing w:line="480" w:lineRule="auto"/>
        <w:rPr>
          <w:ins w:id="1149" w:author="Katharine E Thompson" w:date="2022-08-30T23:59:00Z"/>
          <w:rFonts w:ascii="Times New Roman" w:hAnsi="Times New Roman" w:cs="Times New Roman"/>
          <w:sz w:val="24"/>
          <w:szCs w:val="24"/>
        </w:rPr>
      </w:pPr>
    </w:p>
    <w:p w14:paraId="4B802574" w14:textId="77777777" w:rsidR="00024E04" w:rsidRPr="00AD735F" w:rsidRDefault="00024E04">
      <w:pPr>
        <w:spacing w:line="480" w:lineRule="auto"/>
        <w:rPr>
          <w:rFonts w:ascii="Times New Roman" w:hAnsi="Times New Roman" w:cs="Times New Roman"/>
          <w:sz w:val="24"/>
          <w:szCs w:val="24"/>
          <w:rPrChange w:id="1150" w:author="Katharine E Thompson" w:date="2022-08-30T23:55:00Z">
            <w:rPr>
              <w:rFonts w:ascii="Times New Roman" w:hAnsi="Times New Roman" w:cs="Times New Roman"/>
              <w:b/>
              <w:bCs/>
              <w:sz w:val="24"/>
              <w:szCs w:val="24"/>
            </w:rPr>
          </w:rPrChange>
        </w:rPr>
        <w:pPrChange w:id="1151" w:author="Katharine E Thompson" w:date="2022-08-30T23:55:00Z">
          <w:pPr>
            <w:spacing w:line="480" w:lineRule="auto"/>
            <w:ind w:firstLine="720"/>
            <w:jc w:val="center"/>
          </w:pPr>
        </w:pPrChange>
      </w:pPr>
    </w:p>
    <w:p w14:paraId="24540629" w14:textId="06AFBBBD" w:rsidR="00DF02E3" w:rsidRPr="00DF02E3" w:rsidDel="00E74975" w:rsidRDefault="0012520B" w:rsidP="00DF02E3">
      <w:pPr>
        <w:spacing w:line="480" w:lineRule="auto"/>
        <w:ind w:firstLine="720"/>
        <w:jc w:val="center"/>
        <w:rPr>
          <w:del w:id="1152" w:author="Katharine E Thompson" w:date="2022-08-30T23:52:00Z"/>
          <w:rFonts w:ascii="Times New Roman" w:hAnsi="Times New Roman" w:cs="Times New Roman"/>
          <w:b/>
          <w:bCs/>
          <w:sz w:val="24"/>
          <w:szCs w:val="24"/>
        </w:rPr>
      </w:pPr>
      <w:del w:id="1153" w:author="Katharine E Thompson" w:date="2022-08-30T23:52:00Z">
        <w:r w:rsidDel="00E74975">
          <w:rPr>
            <w:rFonts w:ascii="Times New Roman" w:hAnsi="Times New Roman" w:cs="Times New Roman"/>
            <w:b/>
            <w:bCs/>
            <w:sz w:val="24"/>
            <w:szCs w:val="24"/>
          </w:rPr>
          <w:delText>Data Analysis &amp; Results</w:delText>
        </w:r>
        <w:r w:rsidR="00DF02E3" w:rsidDel="00E74975">
          <w:rPr>
            <w:rFonts w:ascii="Times New Roman" w:hAnsi="Times New Roman" w:cs="Times New Roman"/>
            <w:sz w:val="24"/>
            <w:szCs w:val="24"/>
          </w:rPr>
          <w:tab/>
        </w:r>
      </w:del>
    </w:p>
    <w:p w14:paraId="68B4EA0E" w14:textId="42D0D5B3" w:rsidR="006E71CC" w:rsidDel="00E74975" w:rsidRDefault="006E71CC" w:rsidP="002463F2">
      <w:pPr>
        <w:spacing w:line="480" w:lineRule="auto"/>
        <w:ind w:firstLine="720"/>
        <w:rPr>
          <w:del w:id="1154" w:author="Katharine E Thompson" w:date="2022-08-30T23:52:00Z"/>
          <w:rFonts w:ascii="Times New Roman" w:hAnsi="Times New Roman" w:cs="Times New Roman"/>
          <w:sz w:val="24"/>
          <w:szCs w:val="24"/>
        </w:rPr>
      </w:pPr>
      <w:del w:id="1155" w:author="Katharine E Thompson" w:date="2022-08-30T23:52:00Z">
        <w:r w:rsidDel="00E74975">
          <w:rPr>
            <w:rFonts w:ascii="Times New Roman" w:hAnsi="Times New Roman" w:cs="Times New Roman"/>
            <w:sz w:val="24"/>
            <w:szCs w:val="24"/>
          </w:rPr>
          <w:delText>Figure</w:delText>
        </w:r>
        <w:r w:rsidR="00DF02E3" w:rsidDel="00E74975">
          <w:rPr>
            <w:rFonts w:ascii="Times New Roman" w:hAnsi="Times New Roman" w:cs="Times New Roman"/>
            <w:sz w:val="24"/>
            <w:szCs w:val="24"/>
          </w:rPr>
          <w:delText xml:space="preserve"> </w:delText>
        </w:r>
        <w:r w:rsidDel="00E74975">
          <w:rPr>
            <w:rFonts w:ascii="Times New Roman" w:hAnsi="Times New Roman" w:cs="Times New Roman"/>
            <w:sz w:val="24"/>
            <w:szCs w:val="24"/>
          </w:rPr>
          <w:delText>1A</w:delText>
        </w:r>
        <w:r w:rsidR="001E5F76" w:rsidDel="00E74975">
          <w:rPr>
            <w:rFonts w:ascii="Times New Roman" w:hAnsi="Times New Roman" w:cs="Times New Roman"/>
            <w:sz w:val="24"/>
            <w:szCs w:val="24"/>
          </w:rPr>
          <w:delText>-</w:delText>
        </w:r>
        <w:r w:rsidR="002463F2" w:rsidDel="00E74975">
          <w:rPr>
            <w:rFonts w:ascii="Times New Roman" w:hAnsi="Times New Roman" w:cs="Times New Roman"/>
            <w:sz w:val="24"/>
            <w:szCs w:val="24"/>
          </w:rPr>
          <w:delText>B</w:delText>
        </w:r>
        <w:r w:rsidR="004A368A" w:rsidDel="00E74975">
          <w:rPr>
            <w:rFonts w:ascii="Times New Roman" w:hAnsi="Times New Roman" w:cs="Times New Roman"/>
            <w:sz w:val="24"/>
            <w:szCs w:val="24"/>
          </w:rPr>
          <w:delText xml:space="preserve"> </w:delText>
        </w:r>
        <w:r w:rsidDel="00E74975">
          <w:rPr>
            <w:rFonts w:ascii="Times New Roman" w:hAnsi="Times New Roman" w:cs="Times New Roman"/>
            <w:sz w:val="24"/>
            <w:szCs w:val="24"/>
          </w:rPr>
          <w:delText xml:space="preserve">shows the programmed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and mean latency as a function of trial in the sinewave per session block (12 sessions/block)</w:delText>
        </w:r>
        <w:r w:rsidR="00DF02E3" w:rsidDel="00E74975">
          <w:rPr>
            <w:rFonts w:ascii="Times New Roman" w:hAnsi="Times New Roman" w:cs="Times New Roman"/>
            <w:sz w:val="24"/>
            <w:szCs w:val="24"/>
          </w:rPr>
          <w:delText xml:space="preserve">; for each mouse, latencies were averaged over sessions and then </w:delText>
        </w:r>
        <w:r w:rsidR="004C33C5" w:rsidDel="00E74975">
          <w:rPr>
            <w:rFonts w:ascii="Times New Roman" w:hAnsi="Times New Roman" w:cs="Times New Roman"/>
            <w:sz w:val="24"/>
            <w:szCs w:val="24"/>
          </w:rPr>
          <w:delText>sinewave</w:delText>
        </w:r>
        <w:r w:rsidR="00DF02E3" w:rsidDel="00E74975">
          <w:rPr>
            <w:rFonts w:ascii="Times New Roman" w:hAnsi="Times New Roman" w:cs="Times New Roman"/>
            <w:sz w:val="24"/>
            <w:szCs w:val="24"/>
          </w:rPr>
          <w:delText xml:space="preserve"> periods</w:delText>
        </w:r>
        <w:r w:rsidDel="00E74975">
          <w:rPr>
            <w:rFonts w:ascii="Times New Roman" w:hAnsi="Times New Roman" w:cs="Times New Roman"/>
            <w:sz w:val="24"/>
            <w:szCs w:val="24"/>
          </w:rPr>
          <w:delText xml:space="preserve">. Although under both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s</w:delText>
        </w:r>
        <w:r w:rsidR="001E5F76" w:rsidDel="00E74975">
          <w:rPr>
            <w:rFonts w:ascii="Times New Roman" w:hAnsi="Times New Roman" w:cs="Times New Roman"/>
            <w:sz w:val="24"/>
            <w:szCs w:val="24"/>
          </w:rPr>
          <w:delText>,</w:delText>
        </w:r>
        <w:r w:rsidDel="00E74975">
          <w:rPr>
            <w:rFonts w:ascii="Times New Roman" w:hAnsi="Times New Roman" w:cs="Times New Roman"/>
            <w:sz w:val="24"/>
            <w:szCs w:val="24"/>
          </w:rPr>
          <w:delText xml:space="preserve"> latencies better approximated the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as a function of training; that is, across session blocks, latencies did not track the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s in a similar manner. When tracking the 20-s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latencies </w:delText>
        </w:r>
        <w:r w:rsidR="00D75040" w:rsidDel="00E74975">
          <w:rPr>
            <w:rFonts w:ascii="Times New Roman" w:hAnsi="Times New Roman" w:cs="Times New Roman"/>
            <w:sz w:val="24"/>
            <w:szCs w:val="24"/>
          </w:rPr>
          <w:delText>took on the form of a step-function</w:delText>
        </w:r>
        <w:r w:rsidDel="00E74975">
          <w:rPr>
            <w:rFonts w:ascii="Times New Roman" w:hAnsi="Times New Roman" w:cs="Times New Roman"/>
            <w:sz w:val="24"/>
            <w:szCs w:val="24"/>
          </w:rPr>
          <w:delText xml:space="preserve">. In contrast, when tracking the 40-s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latencies </w:delText>
        </w:r>
        <w:r w:rsidR="00D75040" w:rsidDel="00E74975">
          <w:rPr>
            <w:rFonts w:ascii="Times New Roman" w:hAnsi="Times New Roman" w:cs="Times New Roman"/>
            <w:sz w:val="24"/>
            <w:szCs w:val="24"/>
          </w:rPr>
          <w:delText>took on the form of a sinewave</w:delText>
        </w:r>
        <w:r w:rsidDel="00E74975">
          <w:rPr>
            <w:rFonts w:ascii="Times New Roman" w:hAnsi="Times New Roman" w:cs="Times New Roman"/>
            <w:sz w:val="24"/>
            <w:szCs w:val="24"/>
          </w:rPr>
          <w:delText xml:space="preserve">. </w:delText>
        </w:r>
        <w:r w:rsidR="002463F2" w:rsidDel="00E74975">
          <w:rPr>
            <w:rFonts w:ascii="Times New Roman" w:hAnsi="Times New Roman" w:cs="Times New Roman"/>
            <w:sz w:val="24"/>
            <w:szCs w:val="24"/>
          </w:rPr>
          <w:delText>Figure 1C shows the normalized programmed FI</w:delText>
        </w:r>
        <w:r w:rsidR="004C33C5" w:rsidDel="00E74975">
          <w:rPr>
            <w:rFonts w:ascii="Times New Roman" w:hAnsi="Times New Roman" w:cs="Times New Roman"/>
            <w:sz w:val="24"/>
            <w:szCs w:val="24"/>
          </w:rPr>
          <w:delText xml:space="preserve"> and</w:delText>
        </w:r>
        <w:r w:rsidR="002463F2" w:rsidDel="00E74975">
          <w:rPr>
            <w:rFonts w:ascii="Times New Roman" w:hAnsi="Times New Roman" w:cs="Times New Roman"/>
            <w:sz w:val="24"/>
            <w:szCs w:val="24"/>
          </w:rPr>
          <w:delText xml:space="preserve"> normalized mean latency as a function of trial in the sinewave in the last session block. </w:delText>
        </w:r>
        <w:r w:rsidR="004C33C5" w:rsidDel="00E74975">
          <w:rPr>
            <w:rFonts w:ascii="Times New Roman" w:hAnsi="Times New Roman" w:cs="Times New Roman"/>
            <w:sz w:val="24"/>
            <w:szCs w:val="24"/>
          </w:rPr>
          <w:delText xml:space="preserve">The normalization preserved the observed shapes—step function and sinewave for the 20-s and 40-s sinewaves, respectively—but revealed little overlap in latencies suggesting the lack of scale invariance </w:delText>
        </w:r>
        <w:r w:rsidR="00D75040" w:rsidDel="00E74975">
          <w:rPr>
            <w:rFonts w:ascii="Times New Roman" w:hAnsi="Times New Roman" w:cs="Times New Roman"/>
            <w:sz w:val="24"/>
            <w:szCs w:val="24"/>
          </w:rPr>
          <w:delText>across sinewaves</w:delText>
        </w:r>
        <w:r w:rsidR="004C33C5" w:rsidDel="00E74975">
          <w:rPr>
            <w:rFonts w:ascii="Times New Roman" w:hAnsi="Times New Roman" w:cs="Times New Roman"/>
            <w:sz w:val="24"/>
            <w:szCs w:val="24"/>
          </w:rPr>
          <w:delText xml:space="preserve"> </w:delText>
        </w:r>
      </w:del>
    </w:p>
    <w:p w14:paraId="671B79B8" w14:textId="38E7C5F4" w:rsidR="006E71CC" w:rsidDel="00E74975" w:rsidRDefault="006E71CC" w:rsidP="006E71CC">
      <w:pPr>
        <w:spacing w:line="480" w:lineRule="auto"/>
        <w:rPr>
          <w:del w:id="1156" w:author="Katharine E Thompson" w:date="2022-08-30T23:52:00Z"/>
          <w:rFonts w:ascii="Times New Roman" w:hAnsi="Times New Roman" w:cs="Times New Roman"/>
          <w:sz w:val="24"/>
          <w:szCs w:val="24"/>
        </w:rPr>
      </w:pPr>
      <w:del w:id="1157" w:author="Katharine E Thompson" w:date="2022-08-30T23:52:00Z">
        <w:r w:rsidDel="00E74975">
          <w:rPr>
            <w:rFonts w:ascii="Times New Roman" w:hAnsi="Times New Roman" w:cs="Times New Roman"/>
            <w:sz w:val="24"/>
            <w:szCs w:val="24"/>
          </w:rPr>
          <w:tab/>
          <w:delText xml:space="preserve">To characterize </w:delText>
        </w:r>
        <w:r w:rsidR="00334A01" w:rsidDel="00E74975">
          <w:rPr>
            <w:rFonts w:ascii="Times New Roman" w:hAnsi="Times New Roman" w:cs="Times New Roman"/>
            <w:sz w:val="24"/>
            <w:szCs w:val="24"/>
          </w:rPr>
          <w:delText xml:space="preserve">(a) the degree to which latencies approximated the programmed </w:delText>
        </w:r>
        <w:r w:rsidR="004C33C5" w:rsidDel="00E74975">
          <w:rPr>
            <w:rFonts w:ascii="Times New Roman" w:hAnsi="Times New Roman" w:cs="Times New Roman"/>
            <w:sz w:val="24"/>
            <w:szCs w:val="24"/>
          </w:rPr>
          <w:delText>sinewave</w:delText>
        </w:r>
        <w:r w:rsidR="00D75040" w:rsidDel="00E74975">
          <w:rPr>
            <w:rFonts w:ascii="Times New Roman" w:hAnsi="Times New Roman" w:cs="Times New Roman"/>
            <w:sz w:val="24"/>
            <w:szCs w:val="24"/>
          </w:rPr>
          <w:delText xml:space="preserve">; </w:delText>
        </w:r>
        <w:r w:rsidR="00334A01" w:rsidDel="00E74975">
          <w:rPr>
            <w:rFonts w:ascii="Times New Roman" w:hAnsi="Times New Roman" w:cs="Times New Roman"/>
            <w:sz w:val="24"/>
            <w:szCs w:val="24"/>
          </w:rPr>
          <w:delText xml:space="preserve">(b) how well latencies recovered the underlying parameters of the </w:delText>
        </w:r>
        <w:r w:rsidR="00D75040" w:rsidDel="00E74975">
          <w:rPr>
            <w:rFonts w:ascii="Times New Roman" w:hAnsi="Times New Roman" w:cs="Times New Roman"/>
            <w:sz w:val="24"/>
            <w:szCs w:val="24"/>
          </w:rPr>
          <w:delText xml:space="preserve">sinewave; </w:delText>
        </w:r>
        <w:r w:rsidR="00334A01" w:rsidDel="00E74975">
          <w:rPr>
            <w:rFonts w:ascii="Times New Roman" w:hAnsi="Times New Roman" w:cs="Times New Roman"/>
            <w:sz w:val="24"/>
            <w:szCs w:val="24"/>
          </w:rPr>
          <w:delText xml:space="preserve">(c) how those parameters changed as a function of session </w:delText>
        </w:r>
        <w:r w:rsidR="00F06AF5" w:rsidDel="00E74975">
          <w:rPr>
            <w:rFonts w:ascii="Times New Roman" w:hAnsi="Times New Roman" w:cs="Times New Roman"/>
            <w:sz w:val="24"/>
            <w:szCs w:val="24"/>
          </w:rPr>
          <w:delText>block,</w:delText>
        </w:r>
        <w:r w:rsidR="00334A01" w:rsidDel="00E74975">
          <w:rPr>
            <w:rFonts w:ascii="Times New Roman" w:hAnsi="Times New Roman" w:cs="Times New Roman"/>
            <w:sz w:val="24"/>
            <w:szCs w:val="24"/>
          </w:rPr>
          <w:delText xml:space="preserve"> </w:delText>
        </w:r>
        <w:r w:rsidR="004C33C5" w:rsidDel="00E74975">
          <w:rPr>
            <w:rFonts w:ascii="Times New Roman" w:hAnsi="Times New Roman" w:cs="Times New Roman"/>
            <w:sz w:val="24"/>
            <w:szCs w:val="24"/>
          </w:rPr>
          <w:delText xml:space="preserve">and (d) which if any parameters are scale invariant (i.e., adhere to Weber’s law) </w:delText>
        </w:r>
        <w:r w:rsidR="00334A01" w:rsidDel="00E74975">
          <w:rPr>
            <w:rFonts w:ascii="Times New Roman" w:hAnsi="Times New Roman" w:cs="Times New Roman"/>
            <w:sz w:val="24"/>
            <w:szCs w:val="24"/>
          </w:rPr>
          <w:delText>we fit</w:delText>
        </w:r>
        <w:r w:rsidR="00DF02E3" w:rsidDel="00E74975">
          <w:rPr>
            <w:rFonts w:ascii="Times New Roman" w:hAnsi="Times New Roman" w:cs="Times New Roman"/>
            <w:sz w:val="24"/>
            <w:szCs w:val="24"/>
          </w:rPr>
          <w:delText xml:space="preserve"> the following equation</w:delText>
        </w:r>
        <w:r w:rsidR="004A368A" w:rsidDel="00E74975">
          <w:rPr>
            <w:rFonts w:ascii="Times New Roman" w:hAnsi="Times New Roman" w:cs="Times New Roman"/>
            <w:sz w:val="24"/>
            <w:szCs w:val="24"/>
          </w:rPr>
          <w:delText xml:space="preserve"> to the data of each mouse from each session block</w:delText>
        </w:r>
        <w:r w:rsidR="00DF02E3" w:rsidDel="00E74975">
          <w:rPr>
            <w:rFonts w:ascii="Times New Roman" w:hAnsi="Times New Roman" w:cs="Times New Roman"/>
            <w:sz w:val="24"/>
            <w:szCs w:val="24"/>
          </w:rPr>
          <w:delText>,</w:delText>
        </w:r>
      </w:del>
    </w:p>
    <w:p w14:paraId="6FFBD611" w14:textId="4AF7B533" w:rsidR="00DF02E3" w:rsidDel="00E74975" w:rsidRDefault="00DF02E3" w:rsidP="006E71CC">
      <w:pPr>
        <w:spacing w:line="480" w:lineRule="auto"/>
        <w:rPr>
          <w:del w:id="1158" w:author="Katharine E Thompson" w:date="2022-08-30T23:52:00Z"/>
          <w:rFonts w:ascii="Times New Roman" w:hAnsi="Times New Roman" w:cs="Times New Roman"/>
          <w:sz w:val="24"/>
          <w:szCs w:val="24"/>
        </w:rPr>
      </w:pPr>
      <w:del w:id="1159" w:author="Katharine E Thompson" w:date="2022-08-30T23:52:00Z">
        <w:r w:rsidRPr="00DF02E3" w:rsidDel="00E74975">
          <w:rPr>
            <w:rFonts w:ascii="Times New Roman" w:hAnsi="Times New Roman" w:cs="Times New Roman"/>
            <w:position w:val="-24"/>
            <w:sz w:val="24"/>
            <w:szCs w:val="24"/>
          </w:rPr>
          <w:object w:dxaOrig="2820" w:dyaOrig="620" w14:anchorId="604EC2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30.6pt" o:ole="">
              <v:imagedata r:id="rId14" o:title=""/>
            </v:shape>
            <o:OLEObject Type="Embed" ProgID="Equation.DSMT4" ShapeID="_x0000_i1025" DrawAspect="Content" ObjectID="_1753967005" r:id="rId15"/>
          </w:object>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delText xml:space="preserve">       (1)</w:delText>
        </w:r>
      </w:del>
    </w:p>
    <w:p w14:paraId="31496695" w14:textId="4F18AE1F" w:rsidR="00DF02E3" w:rsidDel="00E74975" w:rsidRDefault="00F06AF5" w:rsidP="006E71CC">
      <w:pPr>
        <w:spacing w:line="480" w:lineRule="auto"/>
        <w:rPr>
          <w:del w:id="1160" w:author="Katharine E Thompson" w:date="2022-08-30T23:52:00Z"/>
          <w:rFonts w:ascii="Times New Roman" w:hAnsi="Times New Roman" w:cs="Times New Roman"/>
          <w:sz w:val="24"/>
          <w:szCs w:val="24"/>
        </w:rPr>
      </w:pPr>
      <w:del w:id="1161" w:author="Katharine E Thompson" w:date="2022-08-30T23:52:00Z">
        <w:r w:rsidDel="00E74975">
          <w:rPr>
            <w:rFonts w:ascii="Times New Roman" w:hAnsi="Times New Roman" w:cs="Times New Roman"/>
            <w:sz w:val="24"/>
            <w:szCs w:val="24"/>
          </w:rPr>
          <w:delText xml:space="preserve">where </w:delText>
        </w:r>
        <w:r w:rsidRPr="00F06AF5" w:rsidDel="00E74975">
          <w:rPr>
            <w:rFonts w:ascii="Times New Roman" w:hAnsi="Times New Roman" w:cs="Times New Roman"/>
            <w:i/>
            <w:iCs/>
            <w:sz w:val="24"/>
            <w:szCs w:val="24"/>
          </w:rPr>
          <w:delText>t</w:delText>
        </w:r>
        <w:r w:rsidDel="00E74975">
          <w:rPr>
            <w:rFonts w:ascii="Times New Roman" w:hAnsi="Times New Roman" w:cs="Times New Roman"/>
            <w:sz w:val="24"/>
            <w:szCs w:val="24"/>
          </w:rPr>
          <w:delText xml:space="preserve"> is the </w:delText>
        </w:r>
        <w:r w:rsidRPr="00F06AF5" w:rsidDel="00E74975">
          <w:rPr>
            <w:rFonts w:ascii="Times New Roman" w:hAnsi="Times New Roman" w:cs="Times New Roman"/>
            <w:i/>
            <w:iCs/>
            <w:sz w:val="24"/>
            <w:szCs w:val="24"/>
          </w:rPr>
          <w:delText>t</w:delText>
        </w:r>
        <w:r w:rsidDel="00E74975">
          <w:rPr>
            <w:rFonts w:ascii="Times New Roman" w:hAnsi="Times New Roman" w:cs="Times New Roman"/>
            <w:sz w:val="24"/>
            <w:szCs w:val="24"/>
          </w:rPr>
          <w:delText xml:space="preserve">th trial, B is the </w:delText>
        </w:r>
        <w:r w:rsidR="004C33C5" w:rsidDel="00E74975">
          <w:rPr>
            <w:rFonts w:ascii="Times New Roman" w:hAnsi="Times New Roman" w:cs="Times New Roman"/>
            <w:sz w:val="24"/>
            <w:szCs w:val="24"/>
          </w:rPr>
          <w:delText xml:space="preserve">baseline </w:delText>
        </w:r>
        <w:r w:rsidDel="00E74975">
          <w:rPr>
            <w:rFonts w:ascii="Times New Roman" w:hAnsi="Times New Roman" w:cs="Times New Roman"/>
            <w:sz w:val="24"/>
            <w:szCs w:val="24"/>
          </w:rPr>
          <w:delText xml:space="preserve">latency around which </w:delText>
        </w:r>
        <w:r w:rsidR="004C33C5" w:rsidDel="00E74975">
          <w:rPr>
            <w:rFonts w:ascii="Times New Roman" w:hAnsi="Times New Roman" w:cs="Times New Roman"/>
            <w:sz w:val="24"/>
            <w:szCs w:val="24"/>
          </w:rPr>
          <w:delText xml:space="preserve">all other </w:delText>
        </w:r>
        <w:r w:rsidDel="00E74975">
          <w:rPr>
            <w:rFonts w:ascii="Times New Roman" w:hAnsi="Times New Roman" w:cs="Times New Roman"/>
            <w:sz w:val="24"/>
            <w:szCs w:val="24"/>
          </w:rPr>
          <w:delText xml:space="preserve">latencies oscillate, </w:delText>
        </w:r>
        <w:r w:rsidRPr="00F06AF5" w:rsidDel="00E74975">
          <w:rPr>
            <w:rFonts w:ascii="Times New Roman" w:hAnsi="Times New Roman" w:cs="Times New Roman"/>
            <w:i/>
            <w:iCs/>
            <w:sz w:val="24"/>
            <w:szCs w:val="24"/>
          </w:rPr>
          <w:delText>S</w:delText>
        </w:r>
        <w:r w:rsidDel="00E74975">
          <w:rPr>
            <w:rFonts w:ascii="Times New Roman" w:hAnsi="Times New Roman" w:cs="Times New Roman"/>
            <w:sz w:val="24"/>
            <w:szCs w:val="24"/>
          </w:rPr>
          <w:delText xml:space="preserve"> is the swing or the largest difference observed in latencies, and </w:delText>
        </w:r>
        <w:r w:rsidRPr="00F06AF5" w:rsidDel="00E74975">
          <w:rPr>
            <w:rFonts w:ascii="Times New Roman" w:hAnsi="Times New Roman" w:cs="Times New Roman"/>
            <w:i/>
            <w:iCs/>
            <w:sz w:val="24"/>
            <w:szCs w:val="24"/>
          </w:rPr>
          <w:delText>P</w:delText>
        </w:r>
        <w:r w:rsidDel="00E74975">
          <w:rPr>
            <w:rFonts w:ascii="Times New Roman" w:hAnsi="Times New Roman" w:cs="Times New Roman"/>
            <w:sz w:val="24"/>
            <w:szCs w:val="24"/>
          </w:rPr>
          <w:delText xml:space="preserve"> is the period or number of trials required to complete a single sinewave. </w:delText>
        </w:r>
        <w:r w:rsidR="004A368A" w:rsidDel="00E74975">
          <w:rPr>
            <w:rFonts w:ascii="Times New Roman" w:hAnsi="Times New Roman" w:cs="Times New Roman"/>
            <w:sz w:val="24"/>
            <w:szCs w:val="24"/>
          </w:rPr>
          <w:delText xml:space="preserve">Eq. 1 </w:delText>
        </w:r>
        <w:r w:rsidR="00DA4DB7" w:rsidDel="00E74975">
          <w:rPr>
            <w:rFonts w:ascii="Times New Roman" w:hAnsi="Times New Roman" w:cs="Times New Roman"/>
            <w:sz w:val="24"/>
            <w:szCs w:val="24"/>
          </w:rPr>
          <w:delText>was fit via maximum likelihood estimation using custom written Python code</w:delText>
        </w:r>
        <w:r w:rsidR="004A368A" w:rsidDel="00E74975">
          <w:rPr>
            <w:rFonts w:ascii="Times New Roman" w:hAnsi="Times New Roman" w:cs="Times New Roman"/>
            <w:sz w:val="24"/>
            <w:szCs w:val="24"/>
          </w:rPr>
          <w:delText xml:space="preserve">; parameter estimates were log transformed for analysis, with traditional NHSTs and Bayesian variants conducted in JASP. </w:delText>
        </w:r>
      </w:del>
    </w:p>
    <w:p w14:paraId="18A288A5" w14:textId="66623036" w:rsidR="00232962" w:rsidRPr="00232962" w:rsidDel="009E2CE2" w:rsidRDefault="00232962" w:rsidP="00232962">
      <w:pPr>
        <w:spacing w:line="480" w:lineRule="auto"/>
        <w:jc w:val="center"/>
        <w:rPr>
          <w:del w:id="1162" w:author="Katharine E Thompson" w:date="2022-08-30T23:52:00Z"/>
          <w:rFonts w:ascii="Times New Roman" w:hAnsi="Times New Roman" w:cs="Times New Roman"/>
          <w:b/>
          <w:bCs/>
          <w:sz w:val="24"/>
          <w:szCs w:val="24"/>
        </w:rPr>
      </w:pPr>
      <w:del w:id="1163" w:author="Katharine E Thompson" w:date="2022-08-30T23:52:00Z">
        <w:r w:rsidDel="009E2CE2">
          <w:rPr>
            <w:rFonts w:ascii="Times New Roman" w:hAnsi="Times New Roman" w:cs="Times New Roman"/>
            <w:b/>
            <w:bCs/>
            <w:sz w:val="24"/>
            <w:szCs w:val="24"/>
          </w:rPr>
          <w:delText>Discussion</w:delText>
        </w:r>
      </w:del>
    </w:p>
    <w:p w14:paraId="1ED5A88E" w14:textId="42320732" w:rsidR="0012520B" w:rsidDel="009E2CE2" w:rsidRDefault="0012520B" w:rsidP="00232962">
      <w:pPr>
        <w:spacing w:line="480" w:lineRule="auto"/>
        <w:jc w:val="center"/>
        <w:rPr>
          <w:del w:id="1164" w:author="Katharine E Thompson" w:date="2022-08-30T23:52:00Z"/>
          <w:rFonts w:ascii="Times New Roman" w:hAnsi="Times New Roman" w:cs="Times New Roman"/>
          <w:b/>
          <w:bCs/>
          <w:sz w:val="24"/>
          <w:szCs w:val="24"/>
        </w:rPr>
      </w:pPr>
      <w:del w:id="1165" w:author="Katharine E Thompson" w:date="2022-08-30T23:52:00Z">
        <w:r w:rsidDel="009E2CE2">
          <w:rPr>
            <w:rFonts w:ascii="Times New Roman" w:hAnsi="Times New Roman" w:cs="Times New Roman"/>
            <w:b/>
            <w:bCs/>
            <w:sz w:val="24"/>
            <w:szCs w:val="24"/>
          </w:rPr>
          <w:delText>Experiment 2</w:delText>
        </w:r>
      </w:del>
    </w:p>
    <w:p w14:paraId="6AC5BF44" w14:textId="53BBD050" w:rsidR="001E5F76" w:rsidRPr="001E5F76" w:rsidDel="009E2CE2" w:rsidRDefault="001E5F76" w:rsidP="001E5F76">
      <w:pPr>
        <w:spacing w:line="480" w:lineRule="auto"/>
        <w:ind w:firstLine="720"/>
        <w:rPr>
          <w:del w:id="1166" w:author="Katharine E Thompson" w:date="2022-08-30T23:52:00Z"/>
          <w:rFonts w:ascii="Times New Roman" w:hAnsi="Times New Roman" w:cs="Times New Roman"/>
          <w:sz w:val="24"/>
          <w:szCs w:val="24"/>
        </w:rPr>
      </w:pPr>
      <w:del w:id="1167" w:author="Katharine E Thompson" w:date="2022-08-30T23:52:00Z">
        <w:r w:rsidDel="009E2CE2">
          <w:rPr>
            <w:rFonts w:ascii="Times New Roman" w:hAnsi="Times New Roman" w:cs="Times New Roman"/>
            <w:sz w:val="24"/>
            <w:szCs w:val="24"/>
          </w:rPr>
          <w:delText xml:space="preserve">The purpose of Experiment 2 was to test Staddon and colleagues insight that what subjects time in free-operant preparations is the time </w:delText>
        </w:r>
        <w:r w:rsidR="00232962" w:rsidDel="009E2CE2">
          <w:rPr>
            <w:rFonts w:ascii="Times New Roman" w:hAnsi="Times New Roman" w:cs="Times New Roman"/>
            <w:sz w:val="24"/>
            <w:szCs w:val="24"/>
          </w:rPr>
          <w:delText>since the last reinforcer</w:delText>
        </w:r>
        <w:r w:rsidDel="009E2CE2">
          <w:rPr>
            <w:rFonts w:ascii="Times New Roman" w:hAnsi="Times New Roman" w:cs="Times New Roman"/>
            <w:sz w:val="24"/>
            <w:szCs w:val="24"/>
          </w:rPr>
          <w:delText>. Such a prediction may be viewed as trivial, given that the reinforcer is the most reliable time marker in free-operant preparations</w:delText>
        </w:r>
        <w:r w:rsidR="00E474C0" w:rsidDel="009E2CE2">
          <w:rPr>
            <w:rFonts w:ascii="Times New Roman" w:hAnsi="Times New Roman" w:cs="Times New Roman"/>
            <w:sz w:val="24"/>
            <w:szCs w:val="24"/>
          </w:rPr>
          <w:delText>. H</w:delText>
        </w:r>
        <w:r w:rsidDel="009E2CE2">
          <w:rPr>
            <w:rFonts w:ascii="Times New Roman" w:hAnsi="Times New Roman" w:cs="Times New Roman"/>
            <w:sz w:val="24"/>
            <w:szCs w:val="24"/>
          </w:rPr>
          <w:delText xml:space="preserve">owever it is a direct implication of the MTS and not the LT-TDDM model. Whereas the </w:delText>
        </w:r>
        <w:r w:rsidR="00232962" w:rsidDel="009E2CE2">
          <w:rPr>
            <w:rFonts w:ascii="Times New Roman" w:hAnsi="Times New Roman" w:cs="Times New Roman"/>
            <w:sz w:val="24"/>
            <w:szCs w:val="24"/>
          </w:rPr>
          <w:delText>MTS model</w:delText>
        </w:r>
        <w:r w:rsidDel="009E2CE2">
          <w:rPr>
            <w:rFonts w:ascii="Times New Roman" w:hAnsi="Times New Roman" w:cs="Times New Roman"/>
            <w:sz w:val="24"/>
            <w:szCs w:val="24"/>
          </w:rPr>
          <w:delText xml:space="preserve"> makes a strong claim </w:delText>
        </w:r>
        <w:r w:rsidR="004A368A" w:rsidDel="009E2CE2">
          <w:rPr>
            <w:rFonts w:ascii="Times New Roman" w:hAnsi="Times New Roman" w:cs="Times New Roman"/>
            <w:sz w:val="24"/>
            <w:szCs w:val="24"/>
          </w:rPr>
          <w:delText>about what serves as a time marker</w:delText>
        </w:r>
        <w:r w:rsidR="00232962" w:rsidDel="009E2CE2">
          <w:rPr>
            <w:rFonts w:ascii="Times New Roman" w:hAnsi="Times New Roman" w:cs="Times New Roman"/>
            <w:sz w:val="24"/>
            <w:szCs w:val="24"/>
          </w:rPr>
          <w:delText xml:space="preserve">, </w:delText>
        </w:r>
        <w:r w:rsidDel="009E2CE2">
          <w:rPr>
            <w:rFonts w:ascii="Times New Roman" w:hAnsi="Times New Roman" w:cs="Times New Roman"/>
            <w:sz w:val="24"/>
            <w:szCs w:val="24"/>
          </w:rPr>
          <w:delText xml:space="preserve">the </w:delText>
        </w:r>
        <w:r w:rsidR="00232962" w:rsidDel="009E2CE2">
          <w:rPr>
            <w:rFonts w:ascii="Times New Roman" w:hAnsi="Times New Roman" w:cs="Times New Roman"/>
            <w:sz w:val="24"/>
            <w:szCs w:val="24"/>
          </w:rPr>
          <w:delText xml:space="preserve">LT-TDDM </w:delText>
        </w:r>
        <w:r w:rsidDel="009E2CE2">
          <w:rPr>
            <w:rFonts w:ascii="Times New Roman" w:hAnsi="Times New Roman" w:cs="Times New Roman"/>
            <w:sz w:val="24"/>
            <w:szCs w:val="24"/>
          </w:rPr>
          <w:delText>does not</w:delText>
        </w:r>
        <w:r w:rsidR="00E474C0" w:rsidDel="009E2CE2">
          <w:rPr>
            <w:rFonts w:ascii="Times New Roman" w:hAnsi="Times New Roman" w:cs="Times New Roman"/>
            <w:sz w:val="24"/>
            <w:szCs w:val="24"/>
          </w:rPr>
          <w:delText>; the LT-TDDM model, like most other timing models, is agnostic about which stimulus serves as the time-marker</w:delText>
        </w:r>
        <w:r w:rsidR="00232962" w:rsidDel="009E2CE2">
          <w:rPr>
            <w:rFonts w:ascii="Times New Roman" w:hAnsi="Times New Roman" w:cs="Times New Roman"/>
            <w:sz w:val="24"/>
            <w:szCs w:val="24"/>
          </w:rPr>
          <w:delText>.</w:delText>
        </w:r>
        <w:r w:rsidDel="009E2CE2">
          <w:rPr>
            <w:rFonts w:ascii="Times New Roman" w:hAnsi="Times New Roman" w:cs="Times New Roman"/>
            <w:sz w:val="24"/>
            <w:szCs w:val="24"/>
          </w:rPr>
          <w:delText xml:space="preserve"> </w:delText>
        </w:r>
        <w:r w:rsidR="00232962" w:rsidDel="009E2CE2">
          <w:rPr>
            <w:rFonts w:ascii="Times New Roman" w:hAnsi="Times New Roman" w:cs="Times New Roman"/>
            <w:sz w:val="24"/>
            <w:szCs w:val="24"/>
          </w:rPr>
          <w:delText>S</w:delText>
        </w:r>
        <w:r w:rsidDel="009E2CE2">
          <w:rPr>
            <w:rFonts w:ascii="Times New Roman" w:hAnsi="Times New Roman" w:cs="Times New Roman"/>
            <w:sz w:val="24"/>
            <w:szCs w:val="24"/>
          </w:rPr>
          <w:delText xml:space="preserve">pecifically, the MTS model suggests </w:delText>
        </w:r>
        <w:r w:rsidR="00232962" w:rsidDel="009E2CE2">
          <w:rPr>
            <w:rFonts w:ascii="Times New Roman" w:hAnsi="Times New Roman" w:cs="Times New Roman"/>
            <w:sz w:val="24"/>
            <w:szCs w:val="24"/>
          </w:rPr>
          <w:delText xml:space="preserve">the decision of when to start responding is based on </w:delText>
        </w:r>
        <w:r w:rsidR="00A96CCD" w:rsidDel="009E2CE2">
          <w:rPr>
            <w:rFonts w:ascii="Times New Roman" w:hAnsi="Times New Roman" w:cs="Times New Roman"/>
            <w:sz w:val="24"/>
            <w:szCs w:val="24"/>
          </w:rPr>
          <w:delText>a</w:delText>
        </w:r>
        <w:r w:rsidR="00232962" w:rsidDel="009E2CE2">
          <w:rPr>
            <w:rFonts w:ascii="Times New Roman" w:hAnsi="Times New Roman" w:cs="Times New Roman"/>
            <w:sz w:val="24"/>
            <w:szCs w:val="24"/>
          </w:rPr>
          <w:delText xml:space="preserve"> decaying </w:delText>
        </w:r>
        <w:r w:rsidDel="009E2CE2">
          <w:rPr>
            <w:rFonts w:ascii="Times New Roman" w:hAnsi="Times New Roman" w:cs="Times New Roman"/>
            <w:sz w:val="24"/>
            <w:szCs w:val="24"/>
          </w:rPr>
          <w:delText>memory trace of the previous reinforcer</w:delText>
        </w:r>
        <w:r w:rsidR="00232962" w:rsidDel="009E2CE2">
          <w:rPr>
            <w:rFonts w:ascii="Times New Roman" w:hAnsi="Times New Roman" w:cs="Times New Roman"/>
            <w:sz w:val="24"/>
            <w:szCs w:val="24"/>
          </w:rPr>
          <w:delText xml:space="preserve">; once the memory trace </w:delText>
        </w:r>
        <w:r w:rsidR="00A96CCD" w:rsidDel="009E2CE2">
          <w:rPr>
            <w:rFonts w:ascii="Times New Roman" w:hAnsi="Times New Roman" w:cs="Times New Roman"/>
            <w:sz w:val="24"/>
            <w:szCs w:val="24"/>
          </w:rPr>
          <w:delText xml:space="preserve">decays </w:delText>
        </w:r>
        <w:r w:rsidR="00232962" w:rsidDel="009E2CE2">
          <w:rPr>
            <w:rFonts w:ascii="Times New Roman" w:hAnsi="Times New Roman" w:cs="Times New Roman"/>
            <w:sz w:val="24"/>
            <w:szCs w:val="24"/>
          </w:rPr>
          <w:delText xml:space="preserve">to some threshold, subjects start responding. In contrast, the LT-TDDM is agnostic about what serves as the time marker. If the MTS model is correct, then introducing variable inter-trial intervals should reduce the reliability </w:delText>
        </w:r>
        <w:r w:rsidR="002A4312" w:rsidDel="009E2CE2">
          <w:rPr>
            <w:rFonts w:ascii="Times New Roman" w:hAnsi="Times New Roman" w:cs="Times New Roman"/>
            <w:sz w:val="24"/>
            <w:szCs w:val="24"/>
          </w:rPr>
          <w:delText>of</w:delText>
        </w:r>
        <w:r w:rsidR="00232962" w:rsidDel="009E2CE2">
          <w:rPr>
            <w:rFonts w:ascii="Times New Roman" w:hAnsi="Times New Roman" w:cs="Times New Roman"/>
            <w:sz w:val="24"/>
            <w:szCs w:val="24"/>
          </w:rPr>
          <w:delText xml:space="preserve"> the previous reinforcer as a time marker and eliminate tracking of the sinewave. To test this</w:delText>
        </w:r>
        <w:r w:rsidR="004A368A" w:rsidDel="009E2CE2">
          <w:rPr>
            <w:rFonts w:ascii="Times New Roman" w:hAnsi="Times New Roman" w:cs="Times New Roman"/>
            <w:sz w:val="24"/>
            <w:szCs w:val="24"/>
          </w:rPr>
          <w:delText xml:space="preserve"> prediction</w:delText>
        </w:r>
        <w:r w:rsidR="00232962" w:rsidDel="009E2CE2">
          <w:rPr>
            <w:rFonts w:ascii="Times New Roman" w:hAnsi="Times New Roman" w:cs="Times New Roman"/>
            <w:sz w:val="24"/>
            <w:szCs w:val="24"/>
          </w:rPr>
          <w:delText xml:space="preserve">, we trained eight mice to track a sinewave oscillating around a 40-s interval in a free-operant preparation. We then introduced a variable inter-trial interval. As predicted by the MTS model, introducing a variable inter-trial interval eliminated tracking of the sinewave. </w:delText>
        </w:r>
      </w:del>
    </w:p>
    <w:p w14:paraId="78906E14" w14:textId="3DAB734D" w:rsidR="00232962" w:rsidDel="009E2CE2" w:rsidRDefault="0012520B" w:rsidP="00232962">
      <w:pPr>
        <w:spacing w:line="480" w:lineRule="auto"/>
        <w:ind w:firstLine="720"/>
        <w:jc w:val="center"/>
        <w:rPr>
          <w:del w:id="1168" w:author="Katharine E Thompson" w:date="2022-08-30T23:52:00Z"/>
          <w:rFonts w:ascii="Times New Roman" w:hAnsi="Times New Roman" w:cs="Times New Roman"/>
          <w:b/>
          <w:bCs/>
          <w:sz w:val="24"/>
          <w:szCs w:val="24"/>
        </w:rPr>
      </w:pPr>
      <w:del w:id="1169" w:author="Katharine E Thompson" w:date="2022-08-30T23:52:00Z">
        <w:r w:rsidDel="009E2CE2">
          <w:rPr>
            <w:rFonts w:ascii="Times New Roman" w:hAnsi="Times New Roman" w:cs="Times New Roman"/>
            <w:b/>
            <w:bCs/>
            <w:sz w:val="24"/>
            <w:szCs w:val="24"/>
          </w:rPr>
          <w:delText>Methods</w:delText>
        </w:r>
      </w:del>
    </w:p>
    <w:p w14:paraId="2B32C6A9" w14:textId="5D72286A" w:rsidR="0012520B" w:rsidDel="009E2CE2" w:rsidRDefault="0012520B" w:rsidP="0012520B">
      <w:pPr>
        <w:spacing w:line="480" w:lineRule="auto"/>
        <w:ind w:firstLine="720"/>
        <w:jc w:val="center"/>
        <w:rPr>
          <w:del w:id="1170" w:author="Katharine E Thompson" w:date="2022-08-30T23:52:00Z"/>
          <w:rFonts w:ascii="Times New Roman" w:hAnsi="Times New Roman" w:cs="Times New Roman"/>
          <w:b/>
          <w:bCs/>
          <w:sz w:val="24"/>
          <w:szCs w:val="24"/>
        </w:rPr>
      </w:pPr>
      <w:del w:id="1171" w:author="Katharine E Thompson" w:date="2022-08-30T23:52:00Z">
        <w:r w:rsidDel="009E2CE2">
          <w:rPr>
            <w:rFonts w:ascii="Times New Roman" w:hAnsi="Times New Roman" w:cs="Times New Roman"/>
            <w:b/>
            <w:bCs/>
            <w:sz w:val="24"/>
            <w:szCs w:val="24"/>
          </w:rPr>
          <w:delText>Data Analysis &amp; Results</w:delText>
        </w:r>
      </w:del>
    </w:p>
    <w:p w14:paraId="7301F7C7" w14:textId="3A283323" w:rsidR="00232962" w:rsidDel="009E2CE2" w:rsidRDefault="00232962" w:rsidP="0012520B">
      <w:pPr>
        <w:spacing w:line="480" w:lineRule="auto"/>
        <w:ind w:firstLine="720"/>
        <w:jc w:val="center"/>
        <w:rPr>
          <w:del w:id="1172" w:author="Katharine E Thompson" w:date="2022-08-30T23:52:00Z"/>
          <w:rFonts w:ascii="Times New Roman" w:hAnsi="Times New Roman" w:cs="Times New Roman"/>
          <w:b/>
          <w:bCs/>
          <w:sz w:val="24"/>
          <w:szCs w:val="24"/>
        </w:rPr>
      </w:pPr>
      <w:del w:id="1173" w:author="Katharine E Thompson" w:date="2022-08-30T23:52:00Z">
        <w:r w:rsidDel="009E2CE2">
          <w:rPr>
            <w:rFonts w:ascii="Times New Roman" w:hAnsi="Times New Roman" w:cs="Times New Roman"/>
            <w:b/>
            <w:bCs/>
            <w:sz w:val="24"/>
            <w:szCs w:val="24"/>
          </w:rPr>
          <w:delText>Discussion</w:delText>
        </w:r>
      </w:del>
    </w:p>
    <w:p w14:paraId="288BA160" w14:textId="04C0D928" w:rsidR="00232962" w:rsidDel="009E2CE2" w:rsidRDefault="00232962" w:rsidP="0012520B">
      <w:pPr>
        <w:spacing w:line="480" w:lineRule="auto"/>
        <w:ind w:firstLine="720"/>
        <w:jc w:val="center"/>
        <w:rPr>
          <w:del w:id="1174" w:author="Katharine E Thompson" w:date="2022-08-30T23:52:00Z"/>
          <w:rFonts w:ascii="Times New Roman" w:hAnsi="Times New Roman" w:cs="Times New Roman"/>
          <w:b/>
          <w:bCs/>
          <w:sz w:val="24"/>
          <w:szCs w:val="24"/>
        </w:rPr>
      </w:pPr>
      <w:del w:id="1175" w:author="Katharine E Thompson" w:date="2022-08-30T23:52:00Z">
        <w:r w:rsidDel="009E2CE2">
          <w:rPr>
            <w:rFonts w:ascii="Times New Roman" w:hAnsi="Times New Roman" w:cs="Times New Roman"/>
            <w:b/>
            <w:bCs/>
            <w:sz w:val="24"/>
            <w:szCs w:val="24"/>
          </w:rPr>
          <w:delText>Experiment 3</w:delText>
        </w:r>
      </w:del>
    </w:p>
    <w:p w14:paraId="332A0C47" w14:textId="66BA78CE" w:rsidR="00232962" w:rsidDel="009E2CE2" w:rsidRDefault="00A96CCD" w:rsidP="00232962">
      <w:pPr>
        <w:spacing w:line="480" w:lineRule="auto"/>
        <w:ind w:firstLine="720"/>
        <w:rPr>
          <w:del w:id="1176" w:author="Katharine E Thompson" w:date="2022-08-30T23:52:00Z"/>
          <w:rFonts w:ascii="Times New Roman" w:hAnsi="Times New Roman" w:cs="Times New Roman"/>
          <w:sz w:val="24"/>
          <w:szCs w:val="24"/>
        </w:rPr>
      </w:pPr>
      <w:del w:id="1177" w:author="Katharine E Thompson" w:date="2022-08-30T23:52:00Z">
        <w:r w:rsidDel="009E2CE2">
          <w:rPr>
            <w:rFonts w:ascii="Times New Roman" w:hAnsi="Times New Roman" w:cs="Times New Roman"/>
            <w:sz w:val="24"/>
            <w:szCs w:val="24"/>
          </w:rPr>
          <w:delText>E</w:delText>
        </w:r>
        <w:r w:rsidR="00E474C0" w:rsidDel="009E2CE2">
          <w:rPr>
            <w:rFonts w:ascii="Times New Roman" w:hAnsi="Times New Roman" w:cs="Times New Roman"/>
            <w:sz w:val="24"/>
            <w:szCs w:val="24"/>
          </w:rPr>
          <w:delText>xperiment 2</w:delText>
        </w:r>
        <w:r w:rsidDel="009E2CE2">
          <w:rPr>
            <w:rFonts w:ascii="Times New Roman" w:hAnsi="Times New Roman" w:cs="Times New Roman"/>
            <w:sz w:val="24"/>
            <w:szCs w:val="24"/>
          </w:rPr>
          <w:delText xml:space="preserve"> replicated Experiment 1, and showed, </w:delText>
        </w:r>
        <w:r w:rsidR="00E474C0" w:rsidDel="009E2CE2">
          <w:rPr>
            <w:rFonts w:ascii="Times New Roman" w:hAnsi="Times New Roman" w:cs="Times New Roman"/>
            <w:sz w:val="24"/>
            <w:szCs w:val="24"/>
          </w:rPr>
          <w:delText xml:space="preserve">consistent with the MTS model, that the reinforcer served as the time-marker. </w:delText>
        </w:r>
        <w:r w:rsidDel="009E2CE2">
          <w:rPr>
            <w:rFonts w:ascii="Times New Roman" w:hAnsi="Times New Roman" w:cs="Times New Roman"/>
            <w:sz w:val="24"/>
            <w:szCs w:val="24"/>
          </w:rPr>
          <w:delText xml:space="preserve">Experiment 3 further tested the MTS model by asking whether </w:delText>
        </w:r>
        <w:r w:rsidR="00232962" w:rsidDel="009E2CE2">
          <w:rPr>
            <w:rFonts w:ascii="Times New Roman" w:hAnsi="Times New Roman" w:cs="Times New Roman"/>
            <w:sz w:val="24"/>
            <w:szCs w:val="24"/>
          </w:rPr>
          <w:delText xml:space="preserve">mice can track a sinewave of time in a typical discrete-trials </w:delText>
        </w:r>
        <w:r w:rsidR="00E474C0" w:rsidDel="009E2CE2">
          <w:rPr>
            <w:rFonts w:ascii="Times New Roman" w:hAnsi="Times New Roman" w:cs="Times New Roman"/>
            <w:sz w:val="24"/>
            <w:szCs w:val="24"/>
          </w:rPr>
          <w:delText xml:space="preserve">procedure </w:delText>
        </w:r>
        <w:r w:rsidR="00232962" w:rsidDel="009E2CE2">
          <w:rPr>
            <w:rFonts w:ascii="Times New Roman" w:hAnsi="Times New Roman" w:cs="Times New Roman"/>
            <w:sz w:val="24"/>
            <w:szCs w:val="24"/>
          </w:rPr>
          <w:delText xml:space="preserve">with variable inter-trial intervals. </w:delText>
        </w:r>
        <w:r w:rsidDel="009E2CE2">
          <w:rPr>
            <w:rFonts w:ascii="Times New Roman" w:hAnsi="Times New Roman" w:cs="Times New Roman"/>
            <w:sz w:val="24"/>
            <w:szCs w:val="24"/>
          </w:rPr>
          <w:delText>As previously mentioned,</w:delText>
        </w:r>
        <w:r w:rsidR="00232962" w:rsidDel="009E2CE2">
          <w:rPr>
            <w:rFonts w:ascii="Times New Roman" w:hAnsi="Times New Roman" w:cs="Times New Roman"/>
            <w:sz w:val="24"/>
            <w:szCs w:val="24"/>
          </w:rPr>
          <w:delText xml:space="preserve"> the MTS model but not the LT-TDDM model makes </w:delText>
        </w:r>
        <w:r w:rsidR="004A368A" w:rsidDel="009E2CE2">
          <w:rPr>
            <w:rFonts w:ascii="Times New Roman" w:hAnsi="Times New Roman" w:cs="Times New Roman"/>
            <w:sz w:val="24"/>
            <w:szCs w:val="24"/>
          </w:rPr>
          <w:delText xml:space="preserve">a </w:delText>
        </w:r>
        <w:r w:rsidR="00232962" w:rsidDel="009E2CE2">
          <w:rPr>
            <w:rFonts w:ascii="Times New Roman" w:hAnsi="Times New Roman" w:cs="Times New Roman"/>
            <w:sz w:val="24"/>
            <w:szCs w:val="24"/>
          </w:rPr>
          <w:delText xml:space="preserve">strong claim </w:delText>
        </w:r>
        <w:r w:rsidR="00E474C0" w:rsidDel="009E2CE2">
          <w:rPr>
            <w:rFonts w:ascii="Times New Roman" w:hAnsi="Times New Roman" w:cs="Times New Roman"/>
            <w:sz w:val="24"/>
            <w:szCs w:val="24"/>
          </w:rPr>
          <w:delText>about the relevant time-marker</w:delText>
        </w:r>
        <w:r w:rsidR="00232962" w:rsidDel="009E2CE2">
          <w:rPr>
            <w:rFonts w:ascii="Times New Roman" w:hAnsi="Times New Roman" w:cs="Times New Roman"/>
            <w:sz w:val="24"/>
            <w:szCs w:val="24"/>
          </w:rPr>
          <w:delText>. Whereas the MTS model suggests mice time based on a decaying memory trace of the previous reinforcer, the LT-TDDM</w:delText>
        </w:r>
        <w:r w:rsidR="00E474C0" w:rsidDel="009E2CE2">
          <w:rPr>
            <w:rFonts w:ascii="Times New Roman" w:hAnsi="Times New Roman" w:cs="Times New Roman"/>
            <w:sz w:val="24"/>
            <w:szCs w:val="24"/>
          </w:rPr>
          <w:delText>, like most other theories of timing,</w:delText>
        </w:r>
        <w:r w:rsidR="00232962" w:rsidDel="009E2CE2">
          <w:rPr>
            <w:rFonts w:ascii="Times New Roman" w:hAnsi="Times New Roman" w:cs="Times New Roman"/>
            <w:sz w:val="24"/>
            <w:szCs w:val="24"/>
          </w:rPr>
          <w:delText xml:space="preserve"> is agnostic. The LT-TDDM accumulates information about the passage of time based on whatever mice are using as the time marker. Thus, in their strong forms</w:delText>
        </w:r>
        <w:r w:rsidDel="009E2CE2">
          <w:rPr>
            <w:rFonts w:ascii="Times New Roman" w:hAnsi="Times New Roman" w:cs="Times New Roman"/>
            <w:sz w:val="24"/>
            <w:szCs w:val="24"/>
          </w:rPr>
          <w:delText xml:space="preserve">, </w:delText>
        </w:r>
        <w:r w:rsidR="00232962" w:rsidDel="009E2CE2">
          <w:rPr>
            <w:rFonts w:ascii="Times New Roman" w:hAnsi="Times New Roman" w:cs="Times New Roman"/>
            <w:sz w:val="24"/>
            <w:szCs w:val="24"/>
          </w:rPr>
          <w:delText xml:space="preserve">the MTS model suggests mice should only be able to track sinewaves of time in free-operant preparations and the LT-TDDM suggests mice should be able to track sinewaves in </w:delText>
        </w:r>
        <w:r w:rsidR="00E474C0" w:rsidDel="009E2CE2">
          <w:rPr>
            <w:rFonts w:ascii="Times New Roman" w:hAnsi="Times New Roman" w:cs="Times New Roman"/>
            <w:sz w:val="24"/>
            <w:szCs w:val="24"/>
          </w:rPr>
          <w:delText>both a</w:delText>
        </w:r>
        <w:r w:rsidR="00232962" w:rsidDel="009E2CE2">
          <w:rPr>
            <w:rFonts w:ascii="Times New Roman" w:hAnsi="Times New Roman" w:cs="Times New Roman"/>
            <w:sz w:val="24"/>
            <w:szCs w:val="24"/>
          </w:rPr>
          <w:delText xml:space="preserve"> free-operant </w:delText>
        </w:r>
        <w:r w:rsidDel="009E2CE2">
          <w:rPr>
            <w:rFonts w:ascii="Times New Roman" w:hAnsi="Times New Roman" w:cs="Times New Roman"/>
            <w:sz w:val="24"/>
            <w:szCs w:val="24"/>
          </w:rPr>
          <w:delText>and</w:delText>
        </w:r>
        <w:r w:rsidR="00232962" w:rsidDel="009E2CE2">
          <w:rPr>
            <w:rFonts w:ascii="Times New Roman" w:hAnsi="Times New Roman" w:cs="Times New Roman"/>
            <w:sz w:val="24"/>
            <w:szCs w:val="24"/>
          </w:rPr>
          <w:delText xml:space="preserve"> discrete-trials preparation. </w:delText>
        </w:r>
        <w:r w:rsidDel="009E2CE2">
          <w:rPr>
            <w:rFonts w:ascii="Times New Roman" w:hAnsi="Times New Roman" w:cs="Times New Roman"/>
            <w:sz w:val="24"/>
            <w:szCs w:val="24"/>
          </w:rPr>
          <w:delText>To test these predictions</w:delText>
        </w:r>
        <w:r w:rsidR="00232962" w:rsidDel="009E2CE2">
          <w:rPr>
            <w:rFonts w:ascii="Times New Roman" w:hAnsi="Times New Roman" w:cs="Times New Roman"/>
            <w:sz w:val="24"/>
            <w:szCs w:val="24"/>
          </w:rPr>
          <w:delText xml:space="preserve">, </w:delText>
        </w:r>
        <w:r w:rsidR="00E474C0" w:rsidDel="009E2CE2">
          <w:rPr>
            <w:rFonts w:ascii="Times New Roman" w:hAnsi="Times New Roman" w:cs="Times New Roman"/>
            <w:sz w:val="24"/>
            <w:szCs w:val="24"/>
          </w:rPr>
          <w:delText>8</w:delText>
        </w:r>
        <w:r w:rsidR="00232962" w:rsidDel="009E2CE2">
          <w:rPr>
            <w:rFonts w:ascii="Times New Roman" w:hAnsi="Times New Roman" w:cs="Times New Roman"/>
            <w:sz w:val="24"/>
            <w:szCs w:val="24"/>
          </w:rPr>
          <w:delText xml:space="preserve"> mice were trained to track a sinewave oscillating around </w:delText>
        </w:r>
        <w:r w:rsidR="00794FA3" w:rsidDel="009E2CE2">
          <w:rPr>
            <w:rFonts w:ascii="Times New Roman" w:hAnsi="Times New Roman" w:cs="Times New Roman"/>
            <w:sz w:val="24"/>
            <w:szCs w:val="24"/>
          </w:rPr>
          <w:delText>20</w:delText>
        </w:r>
        <w:r w:rsidR="00232962" w:rsidDel="009E2CE2">
          <w:rPr>
            <w:rFonts w:ascii="Times New Roman" w:hAnsi="Times New Roman" w:cs="Times New Roman"/>
            <w:sz w:val="24"/>
            <w:szCs w:val="24"/>
          </w:rPr>
          <w:delText xml:space="preserve">-s </w:delText>
        </w:r>
        <w:r w:rsidR="00794FA3" w:rsidDel="009E2CE2">
          <w:rPr>
            <w:rFonts w:ascii="Times New Roman" w:hAnsi="Times New Roman" w:cs="Times New Roman"/>
            <w:sz w:val="24"/>
            <w:szCs w:val="24"/>
          </w:rPr>
          <w:delText xml:space="preserve">and then 40-s </w:delText>
        </w:r>
        <w:r w:rsidR="00E474C0" w:rsidDel="009E2CE2">
          <w:rPr>
            <w:rFonts w:ascii="Times New Roman" w:hAnsi="Times New Roman" w:cs="Times New Roman"/>
            <w:sz w:val="24"/>
            <w:szCs w:val="24"/>
          </w:rPr>
          <w:delText xml:space="preserve">in </w:delText>
        </w:r>
        <w:r w:rsidR="00232962" w:rsidDel="009E2CE2">
          <w:rPr>
            <w:rFonts w:ascii="Times New Roman" w:hAnsi="Times New Roman" w:cs="Times New Roman"/>
            <w:sz w:val="24"/>
            <w:szCs w:val="24"/>
          </w:rPr>
          <w:delText xml:space="preserve">a discrete-trials </w:delText>
        </w:r>
        <w:r w:rsidR="00E474C0" w:rsidDel="009E2CE2">
          <w:rPr>
            <w:rFonts w:ascii="Times New Roman" w:hAnsi="Times New Roman" w:cs="Times New Roman"/>
            <w:sz w:val="24"/>
            <w:szCs w:val="24"/>
          </w:rPr>
          <w:delText xml:space="preserve">procedure with variable inter-trial intervals. </w:delText>
        </w:r>
        <w:r w:rsidR="00232962" w:rsidDel="009E2CE2">
          <w:rPr>
            <w:rFonts w:ascii="Times New Roman" w:hAnsi="Times New Roman" w:cs="Times New Roman"/>
            <w:sz w:val="24"/>
            <w:szCs w:val="24"/>
          </w:rPr>
          <w:delText xml:space="preserve"> </w:delText>
        </w:r>
      </w:del>
    </w:p>
    <w:p w14:paraId="59111ED4" w14:textId="53B1BF00" w:rsidR="004A368A" w:rsidDel="009E2CE2" w:rsidRDefault="004A368A" w:rsidP="004A368A">
      <w:pPr>
        <w:spacing w:line="480" w:lineRule="auto"/>
        <w:ind w:firstLine="720"/>
        <w:jc w:val="center"/>
        <w:rPr>
          <w:del w:id="1178" w:author="Katharine E Thompson" w:date="2022-08-30T23:52:00Z"/>
          <w:rFonts w:ascii="Times New Roman" w:hAnsi="Times New Roman" w:cs="Times New Roman"/>
          <w:b/>
          <w:bCs/>
          <w:sz w:val="24"/>
          <w:szCs w:val="24"/>
        </w:rPr>
      </w:pPr>
      <w:del w:id="1179" w:author="Katharine E Thompson" w:date="2022-08-30T23:52:00Z">
        <w:r w:rsidDel="009E2CE2">
          <w:rPr>
            <w:rFonts w:ascii="Times New Roman" w:hAnsi="Times New Roman" w:cs="Times New Roman"/>
            <w:b/>
            <w:bCs/>
            <w:sz w:val="24"/>
            <w:szCs w:val="24"/>
          </w:rPr>
          <w:delText>Methods</w:delText>
        </w:r>
      </w:del>
    </w:p>
    <w:p w14:paraId="00D88648" w14:textId="492F8F50" w:rsidR="004A368A" w:rsidDel="009E2CE2" w:rsidRDefault="004A368A" w:rsidP="004A368A">
      <w:pPr>
        <w:spacing w:line="480" w:lineRule="auto"/>
        <w:ind w:firstLine="720"/>
        <w:jc w:val="center"/>
        <w:rPr>
          <w:del w:id="1180" w:author="Katharine E Thompson" w:date="2022-08-30T23:52:00Z"/>
          <w:rFonts w:ascii="Times New Roman" w:hAnsi="Times New Roman" w:cs="Times New Roman"/>
          <w:b/>
          <w:bCs/>
          <w:sz w:val="24"/>
          <w:szCs w:val="24"/>
        </w:rPr>
      </w:pPr>
      <w:del w:id="1181" w:author="Katharine E Thompson" w:date="2022-08-30T23:52:00Z">
        <w:r w:rsidDel="009E2CE2">
          <w:rPr>
            <w:rFonts w:ascii="Times New Roman" w:hAnsi="Times New Roman" w:cs="Times New Roman"/>
            <w:b/>
            <w:bCs/>
            <w:sz w:val="24"/>
            <w:szCs w:val="24"/>
          </w:rPr>
          <w:delText>Data Analysis &amp; Results</w:delText>
        </w:r>
      </w:del>
    </w:p>
    <w:p w14:paraId="0DA434C7" w14:textId="64B00DF0" w:rsidR="004A368A" w:rsidDel="009E2CE2" w:rsidRDefault="004A368A" w:rsidP="004A368A">
      <w:pPr>
        <w:spacing w:line="480" w:lineRule="auto"/>
        <w:ind w:firstLine="720"/>
        <w:jc w:val="center"/>
        <w:rPr>
          <w:del w:id="1182" w:author="Katharine E Thompson" w:date="2022-08-30T23:52:00Z"/>
          <w:rFonts w:ascii="Times New Roman" w:hAnsi="Times New Roman" w:cs="Times New Roman"/>
          <w:b/>
          <w:bCs/>
          <w:sz w:val="24"/>
          <w:szCs w:val="24"/>
        </w:rPr>
      </w:pPr>
      <w:del w:id="1183" w:author="Katharine E Thompson" w:date="2022-08-30T23:52:00Z">
        <w:r w:rsidDel="009E2CE2">
          <w:rPr>
            <w:rFonts w:ascii="Times New Roman" w:hAnsi="Times New Roman" w:cs="Times New Roman"/>
            <w:b/>
            <w:bCs/>
            <w:sz w:val="24"/>
            <w:szCs w:val="24"/>
          </w:rPr>
          <w:delText>Discussion</w:delText>
        </w:r>
      </w:del>
    </w:p>
    <w:p w14:paraId="6F8967BF" w14:textId="75E23D5E" w:rsidR="004A368A" w:rsidDel="009E2CE2" w:rsidRDefault="004A368A" w:rsidP="004A368A">
      <w:pPr>
        <w:spacing w:line="480" w:lineRule="auto"/>
        <w:ind w:firstLine="720"/>
        <w:jc w:val="center"/>
        <w:rPr>
          <w:del w:id="1184" w:author="Katharine E Thompson" w:date="2022-08-30T23:52:00Z"/>
          <w:rFonts w:ascii="Times New Roman" w:hAnsi="Times New Roman" w:cs="Times New Roman"/>
          <w:b/>
          <w:bCs/>
          <w:sz w:val="24"/>
          <w:szCs w:val="24"/>
        </w:rPr>
      </w:pPr>
      <w:del w:id="1185" w:author="Katharine E Thompson" w:date="2022-08-30T23:52:00Z">
        <w:r w:rsidDel="009E2CE2">
          <w:rPr>
            <w:rFonts w:ascii="Times New Roman" w:hAnsi="Times New Roman" w:cs="Times New Roman"/>
            <w:b/>
            <w:bCs/>
            <w:sz w:val="24"/>
            <w:szCs w:val="24"/>
          </w:rPr>
          <w:delText>Experiment 4</w:delText>
        </w:r>
      </w:del>
    </w:p>
    <w:p w14:paraId="47F9E69E" w14:textId="035930F8" w:rsidR="004A368A" w:rsidRPr="00232962" w:rsidDel="009E2CE2" w:rsidRDefault="004A368A" w:rsidP="00232962">
      <w:pPr>
        <w:spacing w:line="480" w:lineRule="auto"/>
        <w:ind w:firstLine="720"/>
        <w:rPr>
          <w:del w:id="1186" w:author="Katharine E Thompson" w:date="2022-08-30T23:52:00Z"/>
          <w:rFonts w:ascii="Times New Roman" w:hAnsi="Times New Roman" w:cs="Times New Roman"/>
          <w:sz w:val="24"/>
          <w:szCs w:val="24"/>
        </w:rPr>
      </w:pPr>
    </w:p>
    <w:p w14:paraId="02635987" w14:textId="0FB84A47" w:rsidR="0012520B" w:rsidDel="009E2CE2" w:rsidRDefault="0012520B" w:rsidP="0012520B">
      <w:pPr>
        <w:spacing w:line="480" w:lineRule="auto"/>
        <w:ind w:firstLine="720"/>
        <w:jc w:val="center"/>
        <w:rPr>
          <w:del w:id="1187" w:author="Katharine E Thompson" w:date="2022-08-30T23:52:00Z"/>
          <w:rFonts w:ascii="Times New Roman" w:hAnsi="Times New Roman" w:cs="Times New Roman"/>
          <w:b/>
          <w:bCs/>
          <w:sz w:val="24"/>
          <w:szCs w:val="24"/>
        </w:rPr>
      </w:pPr>
    </w:p>
    <w:p w14:paraId="3C381C04" w14:textId="2C063167" w:rsidR="0012520B" w:rsidRPr="0012520B" w:rsidDel="009E2CE2" w:rsidRDefault="0012520B" w:rsidP="0012520B">
      <w:pPr>
        <w:spacing w:line="480" w:lineRule="auto"/>
        <w:ind w:firstLine="720"/>
        <w:jc w:val="center"/>
        <w:rPr>
          <w:del w:id="1188" w:author="Katharine E Thompson" w:date="2022-08-30T23:52:00Z"/>
          <w:rFonts w:ascii="Times New Roman" w:hAnsi="Times New Roman" w:cs="Times New Roman"/>
          <w:b/>
          <w:bCs/>
          <w:sz w:val="24"/>
          <w:szCs w:val="24"/>
        </w:rPr>
      </w:pPr>
    </w:p>
    <w:p w14:paraId="37EAA418" w14:textId="57990687" w:rsidR="00901E87" w:rsidDel="009E2CE2" w:rsidRDefault="00901E87" w:rsidP="00901E87">
      <w:pPr>
        <w:spacing w:line="480" w:lineRule="auto"/>
        <w:ind w:firstLine="720"/>
        <w:jc w:val="center"/>
        <w:rPr>
          <w:del w:id="1189" w:author="Katharine E Thompson" w:date="2022-08-30T23:52:00Z"/>
          <w:rFonts w:ascii="Times New Roman" w:hAnsi="Times New Roman" w:cs="Times New Roman"/>
          <w:sz w:val="24"/>
          <w:szCs w:val="24"/>
        </w:rPr>
      </w:pPr>
      <w:del w:id="1190" w:author="Katharine E Thompson" w:date="2022-08-30T23:52:00Z">
        <w:r w:rsidDel="009E2CE2">
          <w:rPr>
            <w:rFonts w:ascii="Times New Roman" w:hAnsi="Times New Roman" w:cs="Times New Roman"/>
            <w:sz w:val="24"/>
            <w:szCs w:val="24"/>
          </w:rPr>
          <w:delText>References</w:delText>
        </w:r>
      </w:del>
    </w:p>
    <w:p w14:paraId="34490B24" w14:textId="70B96572" w:rsidR="00BA1139" w:rsidDel="009E2CE2" w:rsidRDefault="00BA1139" w:rsidP="00BA1139">
      <w:pPr>
        <w:spacing w:line="480" w:lineRule="auto"/>
        <w:ind w:left="720" w:hanging="720"/>
        <w:rPr>
          <w:del w:id="1191" w:author="Katharine E Thompson" w:date="2022-08-30T23:52:00Z"/>
          <w:rFonts w:ascii="Times New Roman" w:hAnsi="Times New Roman" w:cs="Times New Roman"/>
          <w:sz w:val="24"/>
          <w:szCs w:val="24"/>
        </w:rPr>
      </w:pPr>
      <w:del w:id="1192" w:author="Katharine E Thompson" w:date="2022-08-30T23:52:00Z">
        <w:r w:rsidRPr="00BA1139" w:rsidDel="009E2CE2">
          <w:rPr>
            <w:rFonts w:ascii="Times New Roman" w:hAnsi="Times New Roman" w:cs="Times New Roman"/>
            <w:sz w:val="24"/>
            <w:szCs w:val="24"/>
          </w:rPr>
          <w:delText xml:space="preserve">Luzardo, A., Ludvig, E. A., &amp; Rivest, F. (2013). An adaptive drift-diffusion model of interval timing dynamics. </w:delText>
        </w:r>
        <w:r w:rsidRPr="00BA1139" w:rsidDel="009E2CE2">
          <w:rPr>
            <w:rFonts w:ascii="Times New Roman" w:hAnsi="Times New Roman" w:cs="Times New Roman"/>
            <w:i/>
            <w:iCs/>
            <w:sz w:val="24"/>
            <w:szCs w:val="24"/>
          </w:rPr>
          <w:delText>Behavioural processes</w:delText>
        </w:r>
        <w:r w:rsidRPr="00BA1139" w:rsidDel="009E2CE2">
          <w:rPr>
            <w:rFonts w:ascii="Times New Roman" w:hAnsi="Times New Roman" w:cs="Times New Roman"/>
            <w:sz w:val="24"/>
            <w:szCs w:val="24"/>
          </w:rPr>
          <w:delText xml:space="preserve">, </w:delText>
        </w:r>
        <w:r w:rsidRPr="00BA1139" w:rsidDel="009E2CE2">
          <w:rPr>
            <w:rFonts w:ascii="Times New Roman" w:hAnsi="Times New Roman" w:cs="Times New Roman"/>
            <w:i/>
            <w:iCs/>
            <w:sz w:val="24"/>
            <w:szCs w:val="24"/>
          </w:rPr>
          <w:delText>95</w:delText>
        </w:r>
        <w:r w:rsidRPr="00BA1139" w:rsidDel="009E2CE2">
          <w:rPr>
            <w:rFonts w:ascii="Times New Roman" w:hAnsi="Times New Roman" w:cs="Times New Roman"/>
            <w:sz w:val="24"/>
            <w:szCs w:val="24"/>
          </w:rPr>
          <w:delText>, 90-99.</w:delText>
        </w:r>
      </w:del>
    </w:p>
    <w:p w14:paraId="36A95498" w14:textId="3EA6F1AF" w:rsidR="004A5728" w:rsidDel="009E2CE2" w:rsidRDefault="004A5728" w:rsidP="004A5728">
      <w:pPr>
        <w:spacing w:line="480" w:lineRule="auto"/>
        <w:ind w:left="720" w:hanging="720"/>
        <w:rPr>
          <w:del w:id="1193" w:author="Katharine E Thompson" w:date="2022-08-30T23:52:00Z"/>
          <w:rFonts w:ascii="Times New Roman" w:hAnsi="Times New Roman" w:cs="Times New Roman"/>
          <w:sz w:val="24"/>
          <w:szCs w:val="24"/>
        </w:rPr>
      </w:pPr>
      <w:del w:id="1194" w:author="Katharine E Thompson" w:date="2022-08-30T23:52:00Z">
        <w:r w:rsidRPr="004A5728" w:rsidDel="009E2CE2">
          <w:rPr>
            <w:rFonts w:ascii="Times New Roman" w:hAnsi="Times New Roman" w:cs="Times New Roman"/>
            <w:sz w:val="24"/>
            <w:szCs w:val="24"/>
          </w:rPr>
          <w:delText xml:space="preserve">Sanabria, F., &amp; Oldenburg, L. (2014). Adaptation of timing behavior to a regular change in criterion. </w:delText>
        </w:r>
        <w:r w:rsidRPr="004A5728" w:rsidDel="009E2CE2">
          <w:rPr>
            <w:rFonts w:ascii="Times New Roman" w:hAnsi="Times New Roman" w:cs="Times New Roman"/>
            <w:i/>
            <w:iCs/>
            <w:sz w:val="24"/>
            <w:szCs w:val="24"/>
          </w:rPr>
          <w:delText>Behavioural processes</w:delText>
        </w:r>
        <w:r w:rsidRPr="004A5728" w:rsidDel="009E2CE2">
          <w:rPr>
            <w:rFonts w:ascii="Times New Roman" w:hAnsi="Times New Roman" w:cs="Times New Roman"/>
            <w:sz w:val="24"/>
            <w:szCs w:val="24"/>
          </w:rPr>
          <w:delText xml:space="preserve">, </w:delText>
        </w:r>
        <w:r w:rsidRPr="004A5728" w:rsidDel="009E2CE2">
          <w:rPr>
            <w:rFonts w:ascii="Times New Roman" w:hAnsi="Times New Roman" w:cs="Times New Roman"/>
            <w:i/>
            <w:iCs/>
            <w:sz w:val="24"/>
            <w:szCs w:val="24"/>
          </w:rPr>
          <w:delText>101</w:delText>
        </w:r>
        <w:r w:rsidRPr="004A5728" w:rsidDel="009E2CE2">
          <w:rPr>
            <w:rFonts w:ascii="Times New Roman" w:hAnsi="Times New Roman" w:cs="Times New Roman"/>
            <w:sz w:val="24"/>
            <w:szCs w:val="24"/>
          </w:rPr>
          <w:delText>, 58-71.</w:delText>
        </w:r>
      </w:del>
    </w:p>
    <w:p w14:paraId="523A7172" w14:textId="38D717E2" w:rsidR="00BA1139" w:rsidRPr="00BA1139" w:rsidDel="009E2CE2" w:rsidRDefault="00BA1139" w:rsidP="00BA1139">
      <w:pPr>
        <w:spacing w:line="480" w:lineRule="auto"/>
        <w:ind w:left="720" w:hanging="720"/>
        <w:rPr>
          <w:del w:id="1195" w:author="Katharine E Thompson" w:date="2022-08-30T23:52:00Z"/>
          <w:rFonts w:ascii="Times New Roman" w:hAnsi="Times New Roman" w:cs="Times New Roman"/>
          <w:sz w:val="24"/>
          <w:szCs w:val="24"/>
        </w:rPr>
      </w:pPr>
      <w:del w:id="1196" w:author="Katharine E Thompson" w:date="2022-08-30T23:52:00Z">
        <w:r w:rsidRPr="00BA1139" w:rsidDel="009E2CE2">
          <w:rPr>
            <w:rFonts w:ascii="Times New Roman" w:hAnsi="Times New Roman" w:cs="Times New Roman"/>
            <w:sz w:val="24"/>
            <w:szCs w:val="24"/>
          </w:rPr>
          <w:delText>Staddon, J. E. R., Chelaru, I. M., &amp; Higa, J. J. (2002</w:delText>
        </w:r>
        <w:r w:rsidR="000F50EF" w:rsidDel="009E2CE2">
          <w:rPr>
            <w:rFonts w:ascii="Times New Roman" w:hAnsi="Times New Roman" w:cs="Times New Roman"/>
            <w:sz w:val="24"/>
            <w:szCs w:val="24"/>
          </w:rPr>
          <w:delText>a</w:delText>
        </w:r>
        <w:r w:rsidRPr="00BA1139" w:rsidDel="009E2CE2">
          <w:rPr>
            <w:rFonts w:ascii="Times New Roman" w:hAnsi="Times New Roman" w:cs="Times New Roman"/>
            <w:sz w:val="24"/>
            <w:szCs w:val="24"/>
          </w:rPr>
          <w:delText xml:space="preserve">). Habituation, memory and the brain: The dynamics of interval timing. </w:delText>
        </w:r>
        <w:r w:rsidRPr="00BA1139" w:rsidDel="009E2CE2">
          <w:rPr>
            <w:rFonts w:ascii="Times New Roman" w:hAnsi="Times New Roman" w:cs="Times New Roman"/>
            <w:i/>
            <w:iCs/>
            <w:sz w:val="24"/>
            <w:szCs w:val="24"/>
          </w:rPr>
          <w:delText>Behavioural Processes</w:delText>
        </w:r>
        <w:r w:rsidRPr="00BA1139" w:rsidDel="009E2CE2">
          <w:rPr>
            <w:rFonts w:ascii="Times New Roman" w:hAnsi="Times New Roman" w:cs="Times New Roman"/>
            <w:sz w:val="24"/>
            <w:szCs w:val="24"/>
          </w:rPr>
          <w:delText xml:space="preserve">, </w:delText>
        </w:r>
        <w:r w:rsidRPr="00BA1139" w:rsidDel="009E2CE2">
          <w:rPr>
            <w:rFonts w:ascii="Times New Roman" w:hAnsi="Times New Roman" w:cs="Times New Roman"/>
            <w:i/>
            <w:iCs/>
            <w:sz w:val="24"/>
            <w:szCs w:val="24"/>
          </w:rPr>
          <w:delText>57</w:delText>
        </w:r>
        <w:r w:rsidRPr="00BA1139" w:rsidDel="009E2CE2">
          <w:rPr>
            <w:rFonts w:ascii="Times New Roman" w:hAnsi="Times New Roman" w:cs="Times New Roman"/>
            <w:sz w:val="24"/>
            <w:szCs w:val="24"/>
          </w:rPr>
          <w:delText>(2-3), 71-88.</w:delText>
        </w:r>
      </w:del>
    </w:p>
    <w:p w14:paraId="7177B583" w14:textId="504FBAF7" w:rsidR="000F50EF" w:rsidDel="009E2CE2" w:rsidRDefault="000F50EF" w:rsidP="000F50EF">
      <w:pPr>
        <w:spacing w:line="480" w:lineRule="auto"/>
        <w:ind w:left="720" w:hanging="720"/>
        <w:rPr>
          <w:del w:id="1197" w:author="Katharine E Thompson" w:date="2022-08-30T23:52:00Z"/>
          <w:rFonts w:ascii="Times New Roman" w:hAnsi="Times New Roman" w:cs="Times New Roman"/>
          <w:sz w:val="24"/>
          <w:szCs w:val="24"/>
        </w:rPr>
      </w:pPr>
      <w:del w:id="1198" w:author="Katharine E Thompson" w:date="2022-08-30T23:52:00Z">
        <w:r w:rsidRPr="000F50EF" w:rsidDel="009E2CE2">
          <w:rPr>
            <w:rFonts w:ascii="Times New Roman" w:hAnsi="Times New Roman" w:cs="Times New Roman"/>
            <w:sz w:val="24"/>
            <w:szCs w:val="24"/>
          </w:rPr>
          <w:delText>Staddon, J. E. R., Chelaru, I. M., &amp; Higa, J. J. (2002</w:delText>
        </w:r>
        <w:r w:rsidDel="009E2CE2">
          <w:rPr>
            <w:rFonts w:ascii="Times New Roman" w:hAnsi="Times New Roman" w:cs="Times New Roman"/>
            <w:sz w:val="24"/>
            <w:szCs w:val="24"/>
          </w:rPr>
          <w:delText>b</w:delText>
        </w:r>
        <w:r w:rsidRPr="000F50EF" w:rsidDel="009E2CE2">
          <w:rPr>
            <w:rFonts w:ascii="Times New Roman" w:hAnsi="Times New Roman" w:cs="Times New Roman"/>
            <w:sz w:val="24"/>
            <w:szCs w:val="24"/>
          </w:rPr>
          <w:delText xml:space="preserve">). A tuned‐trace theory of interval‐timing dynamics. </w:delText>
        </w:r>
        <w:r w:rsidRPr="000F50EF" w:rsidDel="009E2CE2">
          <w:rPr>
            <w:rFonts w:ascii="Times New Roman" w:hAnsi="Times New Roman" w:cs="Times New Roman"/>
            <w:i/>
            <w:iCs/>
            <w:sz w:val="24"/>
            <w:szCs w:val="24"/>
          </w:rPr>
          <w:delText>Journal of the Experimental Analysis of Behavior</w:delText>
        </w:r>
        <w:r w:rsidRPr="000F50EF" w:rsidDel="009E2CE2">
          <w:rPr>
            <w:rFonts w:ascii="Times New Roman" w:hAnsi="Times New Roman" w:cs="Times New Roman"/>
            <w:sz w:val="24"/>
            <w:szCs w:val="24"/>
          </w:rPr>
          <w:delText xml:space="preserve">, </w:delText>
        </w:r>
        <w:r w:rsidRPr="000F50EF" w:rsidDel="009E2CE2">
          <w:rPr>
            <w:rFonts w:ascii="Times New Roman" w:hAnsi="Times New Roman" w:cs="Times New Roman"/>
            <w:i/>
            <w:iCs/>
            <w:sz w:val="24"/>
            <w:szCs w:val="24"/>
          </w:rPr>
          <w:delText>77</w:delText>
        </w:r>
        <w:r w:rsidRPr="000F50EF" w:rsidDel="009E2CE2">
          <w:rPr>
            <w:rFonts w:ascii="Times New Roman" w:hAnsi="Times New Roman" w:cs="Times New Roman"/>
            <w:sz w:val="24"/>
            <w:szCs w:val="24"/>
          </w:rPr>
          <w:delText>(1), 105-124.</w:delText>
        </w:r>
      </w:del>
    </w:p>
    <w:p w14:paraId="6F3BAED3" w14:textId="72E12B04" w:rsidR="000F50EF" w:rsidRPr="000F50EF" w:rsidDel="009E2CE2" w:rsidRDefault="000F50EF" w:rsidP="000F50EF">
      <w:pPr>
        <w:spacing w:line="480" w:lineRule="auto"/>
        <w:ind w:left="720" w:hanging="720"/>
        <w:rPr>
          <w:del w:id="1199" w:author="Katharine E Thompson" w:date="2022-08-30T23:52:00Z"/>
          <w:rFonts w:ascii="Times New Roman" w:hAnsi="Times New Roman" w:cs="Times New Roman"/>
          <w:sz w:val="24"/>
          <w:szCs w:val="24"/>
        </w:rPr>
      </w:pPr>
      <w:del w:id="1200" w:author="Katharine E Thompson" w:date="2022-08-30T23:52:00Z">
        <w:r w:rsidRPr="000F50EF" w:rsidDel="009E2CE2">
          <w:rPr>
            <w:rFonts w:ascii="Times New Roman" w:hAnsi="Times New Roman" w:cs="Times New Roman"/>
            <w:sz w:val="24"/>
            <w:szCs w:val="24"/>
          </w:rPr>
          <w:delText xml:space="preserve">Wynne, C. D., Staddon, J. E., &amp; Delius, J. D. (1996). Dynamics of waiting in pigeons. </w:delText>
        </w:r>
        <w:r w:rsidRPr="000F50EF" w:rsidDel="009E2CE2">
          <w:rPr>
            <w:rFonts w:ascii="Times New Roman" w:hAnsi="Times New Roman" w:cs="Times New Roman"/>
            <w:i/>
            <w:iCs/>
            <w:sz w:val="24"/>
            <w:szCs w:val="24"/>
          </w:rPr>
          <w:delText>Journal of the Experimental Analysis of Behavior</w:delText>
        </w:r>
        <w:r w:rsidRPr="000F50EF" w:rsidDel="009E2CE2">
          <w:rPr>
            <w:rFonts w:ascii="Times New Roman" w:hAnsi="Times New Roman" w:cs="Times New Roman"/>
            <w:sz w:val="24"/>
            <w:szCs w:val="24"/>
          </w:rPr>
          <w:delText xml:space="preserve">, </w:delText>
        </w:r>
        <w:r w:rsidRPr="000F50EF" w:rsidDel="009E2CE2">
          <w:rPr>
            <w:rFonts w:ascii="Times New Roman" w:hAnsi="Times New Roman" w:cs="Times New Roman"/>
            <w:i/>
            <w:iCs/>
            <w:sz w:val="24"/>
            <w:szCs w:val="24"/>
          </w:rPr>
          <w:delText>65</w:delText>
        </w:r>
        <w:r w:rsidRPr="000F50EF" w:rsidDel="009E2CE2">
          <w:rPr>
            <w:rFonts w:ascii="Times New Roman" w:hAnsi="Times New Roman" w:cs="Times New Roman"/>
            <w:sz w:val="24"/>
            <w:szCs w:val="24"/>
          </w:rPr>
          <w:delText>(3), 603-618.</w:delText>
        </w:r>
      </w:del>
    </w:p>
    <w:p w14:paraId="0158F561" w14:textId="433C2B78" w:rsidR="000F50EF" w:rsidRPr="000F50EF" w:rsidDel="009E2CE2" w:rsidRDefault="000F50EF" w:rsidP="000F50EF">
      <w:pPr>
        <w:spacing w:line="480" w:lineRule="auto"/>
        <w:ind w:left="720" w:hanging="720"/>
        <w:rPr>
          <w:del w:id="1201" w:author="Katharine E Thompson" w:date="2022-08-30T23:52:00Z"/>
          <w:rFonts w:ascii="Times New Roman" w:hAnsi="Times New Roman" w:cs="Times New Roman"/>
          <w:sz w:val="24"/>
          <w:szCs w:val="24"/>
        </w:rPr>
      </w:pPr>
    </w:p>
    <w:p w14:paraId="4B0A32F3" w14:textId="765C6D89" w:rsidR="00BA1139" w:rsidRPr="00BA1139" w:rsidDel="009E2CE2" w:rsidRDefault="00BA1139" w:rsidP="00BA1139">
      <w:pPr>
        <w:spacing w:line="480" w:lineRule="auto"/>
        <w:ind w:left="720" w:hanging="720"/>
        <w:rPr>
          <w:del w:id="1202" w:author="Katharine E Thompson" w:date="2022-08-30T23:52:00Z"/>
          <w:rFonts w:ascii="Times New Roman" w:hAnsi="Times New Roman" w:cs="Times New Roman"/>
          <w:sz w:val="24"/>
          <w:szCs w:val="24"/>
        </w:rPr>
      </w:pPr>
    </w:p>
    <w:p w14:paraId="62A8FA46" w14:textId="52E323E5" w:rsidR="00BA1139" w:rsidDel="009E2CE2" w:rsidRDefault="00BA1139" w:rsidP="00901E87">
      <w:pPr>
        <w:spacing w:line="480" w:lineRule="auto"/>
        <w:ind w:firstLine="720"/>
        <w:jc w:val="center"/>
        <w:rPr>
          <w:del w:id="1203" w:author="Katharine E Thompson" w:date="2022-08-30T23:52:00Z"/>
          <w:rFonts w:ascii="Times New Roman" w:hAnsi="Times New Roman" w:cs="Times New Roman"/>
          <w:sz w:val="24"/>
          <w:szCs w:val="24"/>
        </w:rPr>
      </w:pPr>
    </w:p>
    <w:p w14:paraId="1EB5CCBC" w14:textId="77777777" w:rsidR="00901E87" w:rsidRPr="00473F05" w:rsidRDefault="00901E87" w:rsidP="00901E87">
      <w:pPr>
        <w:spacing w:line="480" w:lineRule="auto"/>
        <w:ind w:firstLine="720"/>
        <w:jc w:val="center"/>
        <w:rPr>
          <w:rFonts w:ascii="Times New Roman" w:hAnsi="Times New Roman" w:cs="Times New Roman"/>
          <w:sz w:val="24"/>
          <w:szCs w:val="24"/>
        </w:rPr>
      </w:pPr>
    </w:p>
    <w:sectPr w:rsidR="00901E87" w:rsidRPr="00473F05" w:rsidSect="00806A21">
      <w:pgSz w:w="15840" w:h="12240" w:orient="landscape"/>
      <w:pgMar w:top="1440" w:right="1440" w:bottom="1440" w:left="1440" w:header="720" w:footer="720" w:gutter="0"/>
      <w:cols w:space="720"/>
      <w:docGrid w:linePitch="360"/>
      <w:sectPrChange w:id="1204" w:author="Carter Daniels" w:date="2022-09-25T22:54:00Z">
        <w:sectPr w:rsidR="00901E87" w:rsidRPr="00473F05" w:rsidSect="00806A21">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7" w:author="Carter Daniels" w:date="2021-07-01T11:54:00Z" w:initials="CD">
    <w:p w14:paraId="0C1D6985" w14:textId="2B50CCE4" w:rsidR="00297952" w:rsidRDefault="00297952">
      <w:pPr>
        <w:pStyle w:val="CommentText"/>
      </w:pPr>
      <w:r>
        <w:rPr>
          <w:rStyle w:val="CommentReference"/>
        </w:rPr>
        <w:annotationRef/>
      </w:r>
      <w:r>
        <w:t>Please triple-check this claim. We need to be as sure as possible</w:t>
      </w:r>
    </w:p>
  </w:comment>
  <w:comment w:id="111" w:author="Carter Daniels" w:date="2021-07-01T11:31:00Z" w:initials="CD">
    <w:p w14:paraId="24A68A89" w14:textId="287B89C8" w:rsidR="000800A8" w:rsidRDefault="000800A8">
      <w:pPr>
        <w:pStyle w:val="CommentText"/>
      </w:pPr>
      <w:r>
        <w:rPr>
          <w:rStyle w:val="CommentReference"/>
        </w:rPr>
        <w:annotationRef/>
      </w:r>
      <w:r>
        <w:t>Move this citation to follow the claim about static intervals</w:t>
      </w:r>
    </w:p>
  </w:comment>
  <w:comment w:id="112" w:author="Carter Daniels" w:date="2021-07-01T11:31:00Z" w:initials="CD">
    <w:p w14:paraId="2661983F" w14:textId="39C9BCF7" w:rsidR="000800A8" w:rsidRDefault="000800A8">
      <w:pPr>
        <w:pStyle w:val="CommentText"/>
      </w:pPr>
      <w:r>
        <w:rPr>
          <w:rStyle w:val="CommentReference"/>
        </w:rPr>
        <w:annotationRef/>
      </w:r>
      <w:r>
        <w:t xml:space="preserve">Only cite articles directly relevant to this claim. </w:t>
      </w:r>
    </w:p>
  </w:comment>
  <w:comment w:id="369" w:author="Carter Daniels" w:date="2023-08-19T13:33:00Z" w:initials="CD">
    <w:p w14:paraId="694E3548" w14:textId="77777777" w:rsidR="00532CFC" w:rsidRDefault="00532CFC" w:rsidP="00200A61">
      <w:pPr>
        <w:pStyle w:val="CommentText"/>
      </w:pPr>
      <w:r>
        <w:rPr>
          <w:rStyle w:val="CommentReference"/>
        </w:rPr>
        <w:annotationRef/>
      </w:r>
      <w:r>
        <w:t>Replace with DOI once uploading pre-print and submitting for publication</w:t>
      </w:r>
    </w:p>
  </w:comment>
  <w:comment w:id="651" w:author="Carter Daniels" w:date="2023-08-19T13:37:00Z" w:initials="CD">
    <w:p w14:paraId="576092D5" w14:textId="77777777" w:rsidR="007D4DFA" w:rsidRDefault="007D4DFA" w:rsidP="009626C9">
      <w:pPr>
        <w:pStyle w:val="CommentText"/>
      </w:pPr>
      <w:r>
        <w:rPr>
          <w:rStyle w:val="CommentReference"/>
        </w:rPr>
        <w:annotationRef/>
      </w:r>
      <w:r>
        <w:t>Update with sinewave fits</w:t>
      </w:r>
    </w:p>
  </w:comment>
  <w:comment w:id="701" w:author="Carter Daniels" w:date="2022-09-25T22:20:00Z" w:initials="CD">
    <w:p w14:paraId="39675831" w14:textId="4538F52C" w:rsidR="00791179" w:rsidRDefault="00791179">
      <w:pPr>
        <w:pStyle w:val="CommentText"/>
      </w:pPr>
      <w:r>
        <w:rPr>
          <w:rStyle w:val="CommentReference"/>
        </w:rPr>
        <w:annotationRef/>
      </w:r>
      <w:r>
        <w:t>Should we fit a sigmoidal function to the response functions of each mouse and make a more quantitative assessment?</w:t>
      </w:r>
    </w:p>
  </w:comment>
  <w:comment w:id="845" w:author="Carter Daniels" w:date="2022-09-25T22:58:00Z" w:initials="CD">
    <w:p w14:paraId="532D4E20" w14:textId="584A6C1D" w:rsidR="005075AE" w:rsidRDefault="005075AE">
      <w:pPr>
        <w:pStyle w:val="CommentText"/>
      </w:pPr>
      <w:r>
        <w:rPr>
          <w:rStyle w:val="CommentReference"/>
        </w:rPr>
        <w:annotationRef/>
      </w:r>
      <w:r>
        <w:t>Figure will need to be replaced with one illustrating fits of the selected models. Need to move fitting exercise from R to pyhon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6985" w15:done="0"/>
  <w15:commentEx w15:paraId="24A68A89" w15:done="0"/>
  <w15:commentEx w15:paraId="2661983F" w15:done="0"/>
  <w15:commentEx w15:paraId="694E3548" w15:done="0"/>
  <w15:commentEx w15:paraId="576092D5" w15:done="0"/>
  <w15:commentEx w15:paraId="39675831" w15:done="0"/>
  <w15:commentEx w15:paraId="532D4E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882B62" w16cex:dateUtc="2021-07-01T15:54:00Z"/>
  <w16cex:commentExtensible w16cex:durableId="248825F9" w16cex:dateUtc="2021-07-01T15:31:00Z"/>
  <w16cex:commentExtensible w16cex:durableId="24882605" w16cex:dateUtc="2021-07-01T15:31:00Z"/>
  <w16cex:commentExtensible w16cex:durableId="288B4332" w16cex:dateUtc="2023-08-19T17:33:00Z"/>
  <w16cex:commentExtensible w16cex:durableId="288B4420" w16cex:dateUtc="2023-08-19T17:37:00Z"/>
  <w16cex:commentExtensible w16cex:durableId="26DB52AD" w16cex:dateUtc="2022-09-26T02:20:00Z"/>
  <w16cex:commentExtensible w16cex:durableId="26DB5B7E" w16cex:dateUtc="2022-09-26T0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6985" w16cid:durableId="24882B62"/>
  <w16cid:commentId w16cid:paraId="24A68A89" w16cid:durableId="248825F9"/>
  <w16cid:commentId w16cid:paraId="2661983F" w16cid:durableId="24882605"/>
  <w16cid:commentId w16cid:paraId="694E3548" w16cid:durableId="288B4332"/>
  <w16cid:commentId w16cid:paraId="576092D5" w16cid:durableId="288B4420"/>
  <w16cid:commentId w16cid:paraId="39675831" w16cid:durableId="26DB52AD"/>
  <w16cid:commentId w16cid:paraId="532D4E20" w16cid:durableId="26DB5B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ter Daniels">
    <w15:presenceInfo w15:providerId="Windows Live" w15:userId="23175db68a203d72"/>
  </w15:person>
  <w15:person w15:author="Katharine E Thompson">
    <w15:presenceInfo w15:providerId="AD" w15:userId="S::Katharine.Thompson@stonybrook.edu::af6ccc27-0f55-46b1-a1c8-cb21e9d21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05"/>
    <w:rsid w:val="00013D24"/>
    <w:rsid w:val="00023278"/>
    <w:rsid w:val="00024287"/>
    <w:rsid w:val="00024E04"/>
    <w:rsid w:val="000800A8"/>
    <w:rsid w:val="000A10CE"/>
    <w:rsid w:val="000A1170"/>
    <w:rsid w:val="000F50EF"/>
    <w:rsid w:val="0012520B"/>
    <w:rsid w:val="00172B93"/>
    <w:rsid w:val="00176895"/>
    <w:rsid w:val="0018206A"/>
    <w:rsid w:val="00192A75"/>
    <w:rsid w:val="00196757"/>
    <w:rsid w:val="001E5F76"/>
    <w:rsid w:val="001F1D0E"/>
    <w:rsid w:val="002102DA"/>
    <w:rsid w:val="00232962"/>
    <w:rsid w:val="00245F9A"/>
    <w:rsid w:val="002463F2"/>
    <w:rsid w:val="00251425"/>
    <w:rsid w:val="00264BE7"/>
    <w:rsid w:val="00270ECB"/>
    <w:rsid w:val="00295BC2"/>
    <w:rsid w:val="00297952"/>
    <w:rsid w:val="00297A47"/>
    <w:rsid w:val="002A4312"/>
    <w:rsid w:val="002E3F2D"/>
    <w:rsid w:val="0030124D"/>
    <w:rsid w:val="00334A01"/>
    <w:rsid w:val="0034175C"/>
    <w:rsid w:val="003B70B7"/>
    <w:rsid w:val="003C4E71"/>
    <w:rsid w:val="00401BD1"/>
    <w:rsid w:val="00413615"/>
    <w:rsid w:val="0043483F"/>
    <w:rsid w:val="00451AFE"/>
    <w:rsid w:val="00473F05"/>
    <w:rsid w:val="004A1C6E"/>
    <w:rsid w:val="004A368A"/>
    <w:rsid w:val="004A5728"/>
    <w:rsid w:val="004C33C5"/>
    <w:rsid w:val="004E3EDD"/>
    <w:rsid w:val="004F33D8"/>
    <w:rsid w:val="00502718"/>
    <w:rsid w:val="005075AE"/>
    <w:rsid w:val="005132C0"/>
    <w:rsid w:val="00524E47"/>
    <w:rsid w:val="00532CFC"/>
    <w:rsid w:val="0055191C"/>
    <w:rsid w:val="00560471"/>
    <w:rsid w:val="00563760"/>
    <w:rsid w:val="005767B9"/>
    <w:rsid w:val="00593B8C"/>
    <w:rsid w:val="005B6523"/>
    <w:rsid w:val="005C610F"/>
    <w:rsid w:val="005D004B"/>
    <w:rsid w:val="00630F05"/>
    <w:rsid w:val="00631079"/>
    <w:rsid w:val="00666265"/>
    <w:rsid w:val="0068313A"/>
    <w:rsid w:val="00685C50"/>
    <w:rsid w:val="006A4DA8"/>
    <w:rsid w:val="006E2026"/>
    <w:rsid w:val="006E71CC"/>
    <w:rsid w:val="006E79B8"/>
    <w:rsid w:val="00700276"/>
    <w:rsid w:val="007325F6"/>
    <w:rsid w:val="00791179"/>
    <w:rsid w:val="00794FA3"/>
    <w:rsid w:val="007A47AD"/>
    <w:rsid w:val="007D16BE"/>
    <w:rsid w:val="007D4DFA"/>
    <w:rsid w:val="007E4203"/>
    <w:rsid w:val="00806A21"/>
    <w:rsid w:val="0081132D"/>
    <w:rsid w:val="008517F2"/>
    <w:rsid w:val="00852686"/>
    <w:rsid w:val="00852CD0"/>
    <w:rsid w:val="008826B0"/>
    <w:rsid w:val="008A0BC9"/>
    <w:rsid w:val="008B1EDE"/>
    <w:rsid w:val="008E5F3F"/>
    <w:rsid w:val="008F466A"/>
    <w:rsid w:val="00901E87"/>
    <w:rsid w:val="00956CD2"/>
    <w:rsid w:val="00973F52"/>
    <w:rsid w:val="009C0D9F"/>
    <w:rsid w:val="009E2CE2"/>
    <w:rsid w:val="009F4D5E"/>
    <w:rsid w:val="00A0623D"/>
    <w:rsid w:val="00A927CF"/>
    <w:rsid w:val="00A96CCD"/>
    <w:rsid w:val="00AA065E"/>
    <w:rsid w:val="00AD039A"/>
    <w:rsid w:val="00AD6B35"/>
    <w:rsid w:val="00AD735F"/>
    <w:rsid w:val="00AE06C9"/>
    <w:rsid w:val="00AE4CDC"/>
    <w:rsid w:val="00B268B6"/>
    <w:rsid w:val="00B32E8F"/>
    <w:rsid w:val="00BA1139"/>
    <w:rsid w:val="00BD07B3"/>
    <w:rsid w:val="00C102AE"/>
    <w:rsid w:val="00C1224E"/>
    <w:rsid w:val="00C23E60"/>
    <w:rsid w:val="00C523A2"/>
    <w:rsid w:val="00C57A25"/>
    <w:rsid w:val="00C761D6"/>
    <w:rsid w:val="00C86123"/>
    <w:rsid w:val="00CB2D27"/>
    <w:rsid w:val="00CB3A4A"/>
    <w:rsid w:val="00CC5867"/>
    <w:rsid w:val="00CE01AC"/>
    <w:rsid w:val="00CE3C2C"/>
    <w:rsid w:val="00D31CCB"/>
    <w:rsid w:val="00D360E6"/>
    <w:rsid w:val="00D46EDE"/>
    <w:rsid w:val="00D75040"/>
    <w:rsid w:val="00DA4DB7"/>
    <w:rsid w:val="00DC3413"/>
    <w:rsid w:val="00DC3E69"/>
    <w:rsid w:val="00DD7BEC"/>
    <w:rsid w:val="00DE4077"/>
    <w:rsid w:val="00DF02E3"/>
    <w:rsid w:val="00DF7CF5"/>
    <w:rsid w:val="00E00DAF"/>
    <w:rsid w:val="00E35E2A"/>
    <w:rsid w:val="00E474C0"/>
    <w:rsid w:val="00E677D4"/>
    <w:rsid w:val="00E74975"/>
    <w:rsid w:val="00E917EB"/>
    <w:rsid w:val="00EB548D"/>
    <w:rsid w:val="00EB5CE8"/>
    <w:rsid w:val="00ED27FC"/>
    <w:rsid w:val="00ED343C"/>
    <w:rsid w:val="00EE57E6"/>
    <w:rsid w:val="00F05708"/>
    <w:rsid w:val="00F06AF5"/>
    <w:rsid w:val="00F24C44"/>
    <w:rsid w:val="00F67FD5"/>
    <w:rsid w:val="00F757E1"/>
    <w:rsid w:val="00F758F3"/>
    <w:rsid w:val="00F96729"/>
    <w:rsid w:val="00FB53BE"/>
    <w:rsid w:val="00FC3B1B"/>
    <w:rsid w:val="00FC4EE1"/>
    <w:rsid w:val="00FF0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B26"/>
  <w15:docId w15:val="{EBD6FD5F-4A86-4F63-8AC2-0B410E207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3F05"/>
    <w:rPr>
      <w:color w:val="0563C1" w:themeColor="hyperlink"/>
      <w:u w:val="single"/>
    </w:rPr>
  </w:style>
  <w:style w:type="character" w:styleId="CommentReference">
    <w:name w:val="annotation reference"/>
    <w:basedOn w:val="DefaultParagraphFont"/>
    <w:uiPriority w:val="99"/>
    <w:semiHidden/>
    <w:unhideWhenUsed/>
    <w:rsid w:val="00176895"/>
    <w:rPr>
      <w:sz w:val="16"/>
      <w:szCs w:val="16"/>
    </w:rPr>
  </w:style>
  <w:style w:type="paragraph" w:styleId="CommentText">
    <w:name w:val="annotation text"/>
    <w:basedOn w:val="Normal"/>
    <w:link w:val="CommentTextChar"/>
    <w:uiPriority w:val="99"/>
    <w:unhideWhenUsed/>
    <w:rsid w:val="00176895"/>
    <w:pPr>
      <w:spacing w:line="240" w:lineRule="auto"/>
    </w:pPr>
    <w:rPr>
      <w:sz w:val="20"/>
      <w:szCs w:val="20"/>
    </w:rPr>
  </w:style>
  <w:style w:type="character" w:customStyle="1" w:styleId="CommentTextChar">
    <w:name w:val="Comment Text Char"/>
    <w:basedOn w:val="DefaultParagraphFont"/>
    <w:link w:val="CommentText"/>
    <w:uiPriority w:val="99"/>
    <w:rsid w:val="00176895"/>
    <w:rPr>
      <w:sz w:val="20"/>
      <w:szCs w:val="20"/>
    </w:rPr>
  </w:style>
  <w:style w:type="paragraph" w:styleId="CommentSubject">
    <w:name w:val="annotation subject"/>
    <w:basedOn w:val="CommentText"/>
    <w:next w:val="CommentText"/>
    <w:link w:val="CommentSubjectChar"/>
    <w:uiPriority w:val="99"/>
    <w:semiHidden/>
    <w:unhideWhenUsed/>
    <w:rsid w:val="00176895"/>
    <w:rPr>
      <w:b/>
      <w:bCs/>
    </w:rPr>
  </w:style>
  <w:style w:type="character" w:customStyle="1" w:styleId="CommentSubjectChar">
    <w:name w:val="Comment Subject Char"/>
    <w:basedOn w:val="CommentTextChar"/>
    <w:link w:val="CommentSubject"/>
    <w:uiPriority w:val="99"/>
    <w:semiHidden/>
    <w:rsid w:val="00176895"/>
    <w:rPr>
      <w:b/>
      <w:bCs/>
      <w:sz w:val="20"/>
      <w:szCs w:val="20"/>
    </w:rPr>
  </w:style>
  <w:style w:type="paragraph" w:styleId="BalloonText">
    <w:name w:val="Balloon Text"/>
    <w:basedOn w:val="Normal"/>
    <w:link w:val="BalloonTextChar"/>
    <w:uiPriority w:val="99"/>
    <w:semiHidden/>
    <w:unhideWhenUsed/>
    <w:rsid w:val="001768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895"/>
    <w:rPr>
      <w:rFonts w:ascii="Segoe UI" w:hAnsi="Segoe UI" w:cs="Segoe UI"/>
      <w:sz w:val="18"/>
      <w:szCs w:val="18"/>
    </w:rPr>
  </w:style>
  <w:style w:type="paragraph" w:styleId="NormalWeb">
    <w:name w:val="Normal (Web)"/>
    <w:basedOn w:val="Normal"/>
    <w:uiPriority w:val="99"/>
    <w:semiHidden/>
    <w:unhideWhenUsed/>
    <w:rsid w:val="000800A8"/>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E4077"/>
    <w:pPr>
      <w:spacing w:after="0" w:line="240" w:lineRule="auto"/>
    </w:pPr>
  </w:style>
  <w:style w:type="table" w:styleId="TableGrid">
    <w:name w:val="Table Grid"/>
    <w:basedOn w:val="TableNormal"/>
    <w:uiPriority w:val="39"/>
    <w:rsid w:val="00DF7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2D27"/>
    <w:rPr>
      <w:color w:val="808080"/>
    </w:rPr>
  </w:style>
  <w:style w:type="character" w:styleId="UnresolvedMention">
    <w:name w:val="Unresolved Mention"/>
    <w:basedOn w:val="DefaultParagraphFont"/>
    <w:uiPriority w:val="99"/>
    <w:semiHidden/>
    <w:unhideWhenUsed/>
    <w:rsid w:val="00532C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8778">
      <w:bodyDiv w:val="1"/>
      <w:marLeft w:val="0"/>
      <w:marRight w:val="0"/>
      <w:marTop w:val="0"/>
      <w:marBottom w:val="0"/>
      <w:divBdr>
        <w:top w:val="none" w:sz="0" w:space="0" w:color="auto"/>
        <w:left w:val="none" w:sz="0" w:space="0" w:color="auto"/>
        <w:bottom w:val="none" w:sz="0" w:space="0" w:color="auto"/>
        <w:right w:val="none" w:sz="0" w:space="0" w:color="auto"/>
      </w:divBdr>
      <w:divsChild>
        <w:div w:id="1849755622">
          <w:marLeft w:val="0"/>
          <w:marRight w:val="0"/>
          <w:marTop w:val="0"/>
          <w:marBottom w:val="0"/>
          <w:divBdr>
            <w:top w:val="none" w:sz="0" w:space="0" w:color="auto"/>
            <w:left w:val="none" w:sz="0" w:space="0" w:color="auto"/>
            <w:bottom w:val="none" w:sz="0" w:space="0" w:color="auto"/>
            <w:right w:val="none" w:sz="0" w:space="0" w:color="auto"/>
          </w:divBdr>
        </w:div>
      </w:divsChild>
    </w:div>
    <w:div w:id="100533728">
      <w:bodyDiv w:val="1"/>
      <w:marLeft w:val="0"/>
      <w:marRight w:val="0"/>
      <w:marTop w:val="0"/>
      <w:marBottom w:val="0"/>
      <w:divBdr>
        <w:top w:val="none" w:sz="0" w:space="0" w:color="auto"/>
        <w:left w:val="none" w:sz="0" w:space="0" w:color="auto"/>
        <w:bottom w:val="none" w:sz="0" w:space="0" w:color="auto"/>
        <w:right w:val="none" w:sz="0" w:space="0" w:color="auto"/>
      </w:divBdr>
      <w:divsChild>
        <w:div w:id="287008542">
          <w:marLeft w:val="0"/>
          <w:marRight w:val="0"/>
          <w:marTop w:val="0"/>
          <w:marBottom w:val="0"/>
          <w:divBdr>
            <w:top w:val="none" w:sz="0" w:space="0" w:color="auto"/>
            <w:left w:val="none" w:sz="0" w:space="0" w:color="auto"/>
            <w:bottom w:val="none" w:sz="0" w:space="0" w:color="auto"/>
            <w:right w:val="none" w:sz="0" w:space="0" w:color="auto"/>
          </w:divBdr>
        </w:div>
      </w:divsChild>
    </w:div>
    <w:div w:id="151261668">
      <w:bodyDiv w:val="1"/>
      <w:marLeft w:val="0"/>
      <w:marRight w:val="0"/>
      <w:marTop w:val="0"/>
      <w:marBottom w:val="0"/>
      <w:divBdr>
        <w:top w:val="none" w:sz="0" w:space="0" w:color="auto"/>
        <w:left w:val="none" w:sz="0" w:space="0" w:color="auto"/>
        <w:bottom w:val="none" w:sz="0" w:space="0" w:color="auto"/>
        <w:right w:val="none" w:sz="0" w:space="0" w:color="auto"/>
      </w:divBdr>
      <w:divsChild>
        <w:div w:id="835192189">
          <w:marLeft w:val="0"/>
          <w:marRight w:val="0"/>
          <w:marTop w:val="0"/>
          <w:marBottom w:val="0"/>
          <w:divBdr>
            <w:top w:val="none" w:sz="0" w:space="0" w:color="auto"/>
            <w:left w:val="none" w:sz="0" w:space="0" w:color="auto"/>
            <w:bottom w:val="none" w:sz="0" w:space="0" w:color="auto"/>
            <w:right w:val="none" w:sz="0" w:space="0" w:color="auto"/>
          </w:divBdr>
        </w:div>
      </w:divsChild>
    </w:div>
    <w:div w:id="391467671">
      <w:bodyDiv w:val="1"/>
      <w:marLeft w:val="0"/>
      <w:marRight w:val="0"/>
      <w:marTop w:val="0"/>
      <w:marBottom w:val="0"/>
      <w:divBdr>
        <w:top w:val="none" w:sz="0" w:space="0" w:color="auto"/>
        <w:left w:val="none" w:sz="0" w:space="0" w:color="auto"/>
        <w:bottom w:val="none" w:sz="0" w:space="0" w:color="auto"/>
        <w:right w:val="none" w:sz="0" w:space="0" w:color="auto"/>
      </w:divBdr>
      <w:divsChild>
        <w:div w:id="1883471748">
          <w:marLeft w:val="0"/>
          <w:marRight w:val="0"/>
          <w:marTop w:val="0"/>
          <w:marBottom w:val="0"/>
          <w:divBdr>
            <w:top w:val="none" w:sz="0" w:space="0" w:color="auto"/>
            <w:left w:val="none" w:sz="0" w:space="0" w:color="auto"/>
            <w:bottom w:val="none" w:sz="0" w:space="0" w:color="auto"/>
            <w:right w:val="none" w:sz="0" w:space="0" w:color="auto"/>
          </w:divBdr>
        </w:div>
      </w:divsChild>
    </w:div>
    <w:div w:id="424309012">
      <w:bodyDiv w:val="1"/>
      <w:marLeft w:val="0"/>
      <w:marRight w:val="0"/>
      <w:marTop w:val="0"/>
      <w:marBottom w:val="0"/>
      <w:divBdr>
        <w:top w:val="none" w:sz="0" w:space="0" w:color="auto"/>
        <w:left w:val="none" w:sz="0" w:space="0" w:color="auto"/>
        <w:bottom w:val="none" w:sz="0" w:space="0" w:color="auto"/>
        <w:right w:val="none" w:sz="0" w:space="0" w:color="auto"/>
      </w:divBdr>
      <w:divsChild>
        <w:div w:id="829172579">
          <w:marLeft w:val="0"/>
          <w:marRight w:val="0"/>
          <w:marTop w:val="0"/>
          <w:marBottom w:val="0"/>
          <w:divBdr>
            <w:top w:val="none" w:sz="0" w:space="0" w:color="auto"/>
            <w:left w:val="none" w:sz="0" w:space="0" w:color="auto"/>
            <w:bottom w:val="none" w:sz="0" w:space="0" w:color="auto"/>
            <w:right w:val="none" w:sz="0" w:space="0" w:color="auto"/>
          </w:divBdr>
        </w:div>
      </w:divsChild>
    </w:div>
    <w:div w:id="464927585">
      <w:bodyDiv w:val="1"/>
      <w:marLeft w:val="0"/>
      <w:marRight w:val="0"/>
      <w:marTop w:val="0"/>
      <w:marBottom w:val="0"/>
      <w:divBdr>
        <w:top w:val="none" w:sz="0" w:space="0" w:color="auto"/>
        <w:left w:val="none" w:sz="0" w:space="0" w:color="auto"/>
        <w:bottom w:val="none" w:sz="0" w:space="0" w:color="auto"/>
        <w:right w:val="none" w:sz="0" w:space="0" w:color="auto"/>
      </w:divBdr>
      <w:divsChild>
        <w:div w:id="2097244815">
          <w:marLeft w:val="0"/>
          <w:marRight w:val="0"/>
          <w:marTop w:val="0"/>
          <w:marBottom w:val="0"/>
          <w:divBdr>
            <w:top w:val="none" w:sz="0" w:space="0" w:color="auto"/>
            <w:left w:val="none" w:sz="0" w:space="0" w:color="auto"/>
            <w:bottom w:val="none" w:sz="0" w:space="0" w:color="auto"/>
            <w:right w:val="none" w:sz="0" w:space="0" w:color="auto"/>
          </w:divBdr>
        </w:div>
      </w:divsChild>
    </w:div>
    <w:div w:id="1051729276">
      <w:bodyDiv w:val="1"/>
      <w:marLeft w:val="0"/>
      <w:marRight w:val="0"/>
      <w:marTop w:val="0"/>
      <w:marBottom w:val="0"/>
      <w:divBdr>
        <w:top w:val="none" w:sz="0" w:space="0" w:color="auto"/>
        <w:left w:val="none" w:sz="0" w:space="0" w:color="auto"/>
        <w:bottom w:val="none" w:sz="0" w:space="0" w:color="auto"/>
        <w:right w:val="none" w:sz="0" w:space="0" w:color="auto"/>
      </w:divBdr>
      <w:divsChild>
        <w:div w:id="911038772">
          <w:marLeft w:val="0"/>
          <w:marRight w:val="0"/>
          <w:marTop w:val="0"/>
          <w:marBottom w:val="0"/>
          <w:divBdr>
            <w:top w:val="none" w:sz="0" w:space="0" w:color="auto"/>
            <w:left w:val="none" w:sz="0" w:space="0" w:color="auto"/>
            <w:bottom w:val="none" w:sz="0" w:space="0" w:color="auto"/>
            <w:right w:val="none" w:sz="0" w:space="0" w:color="auto"/>
          </w:divBdr>
        </w:div>
      </w:divsChild>
    </w:div>
    <w:div w:id="1063485307">
      <w:bodyDiv w:val="1"/>
      <w:marLeft w:val="0"/>
      <w:marRight w:val="0"/>
      <w:marTop w:val="0"/>
      <w:marBottom w:val="0"/>
      <w:divBdr>
        <w:top w:val="none" w:sz="0" w:space="0" w:color="auto"/>
        <w:left w:val="none" w:sz="0" w:space="0" w:color="auto"/>
        <w:bottom w:val="none" w:sz="0" w:space="0" w:color="auto"/>
        <w:right w:val="none" w:sz="0" w:space="0" w:color="auto"/>
      </w:divBdr>
      <w:divsChild>
        <w:div w:id="332802713">
          <w:marLeft w:val="0"/>
          <w:marRight w:val="0"/>
          <w:marTop w:val="0"/>
          <w:marBottom w:val="0"/>
          <w:divBdr>
            <w:top w:val="none" w:sz="0" w:space="0" w:color="auto"/>
            <w:left w:val="none" w:sz="0" w:space="0" w:color="auto"/>
            <w:bottom w:val="none" w:sz="0" w:space="0" w:color="auto"/>
            <w:right w:val="none" w:sz="0" w:space="0" w:color="auto"/>
          </w:divBdr>
        </w:div>
      </w:divsChild>
    </w:div>
    <w:div w:id="1166627456">
      <w:bodyDiv w:val="1"/>
      <w:marLeft w:val="0"/>
      <w:marRight w:val="0"/>
      <w:marTop w:val="0"/>
      <w:marBottom w:val="0"/>
      <w:divBdr>
        <w:top w:val="none" w:sz="0" w:space="0" w:color="auto"/>
        <w:left w:val="none" w:sz="0" w:space="0" w:color="auto"/>
        <w:bottom w:val="none" w:sz="0" w:space="0" w:color="auto"/>
        <w:right w:val="none" w:sz="0" w:space="0" w:color="auto"/>
      </w:divBdr>
    </w:div>
    <w:div w:id="1519151316">
      <w:bodyDiv w:val="1"/>
      <w:marLeft w:val="0"/>
      <w:marRight w:val="0"/>
      <w:marTop w:val="0"/>
      <w:marBottom w:val="0"/>
      <w:divBdr>
        <w:top w:val="none" w:sz="0" w:space="0" w:color="auto"/>
        <w:left w:val="none" w:sz="0" w:space="0" w:color="auto"/>
        <w:bottom w:val="none" w:sz="0" w:space="0" w:color="auto"/>
        <w:right w:val="none" w:sz="0" w:space="0" w:color="auto"/>
      </w:divBdr>
      <w:divsChild>
        <w:div w:id="1193113477">
          <w:marLeft w:val="0"/>
          <w:marRight w:val="0"/>
          <w:marTop w:val="0"/>
          <w:marBottom w:val="0"/>
          <w:divBdr>
            <w:top w:val="none" w:sz="0" w:space="0" w:color="auto"/>
            <w:left w:val="none" w:sz="0" w:space="0" w:color="auto"/>
            <w:bottom w:val="none" w:sz="0" w:space="0" w:color="auto"/>
            <w:right w:val="none" w:sz="0" w:space="0" w:color="auto"/>
          </w:divBdr>
        </w:div>
      </w:divsChild>
    </w:div>
    <w:div w:id="1789884727">
      <w:bodyDiv w:val="1"/>
      <w:marLeft w:val="0"/>
      <w:marRight w:val="0"/>
      <w:marTop w:val="0"/>
      <w:marBottom w:val="0"/>
      <w:divBdr>
        <w:top w:val="none" w:sz="0" w:space="0" w:color="auto"/>
        <w:left w:val="none" w:sz="0" w:space="0" w:color="auto"/>
        <w:bottom w:val="none" w:sz="0" w:space="0" w:color="auto"/>
        <w:right w:val="none" w:sz="0" w:space="0" w:color="auto"/>
      </w:divBdr>
      <w:divsChild>
        <w:div w:id="1200124352">
          <w:marLeft w:val="0"/>
          <w:marRight w:val="0"/>
          <w:marTop w:val="0"/>
          <w:marBottom w:val="0"/>
          <w:divBdr>
            <w:top w:val="none" w:sz="0" w:space="0" w:color="auto"/>
            <w:left w:val="none" w:sz="0" w:space="0" w:color="auto"/>
            <w:bottom w:val="none" w:sz="0" w:space="0" w:color="auto"/>
            <w:right w:val="none" w:sz="0" w:space="0" w:color="auto"/>
          </w:divBdr>
        </w:div>
      </w:divsChild>
    </w:div>
    <w:div w:id="2007902197">
      <w:bodyDiv w:val="1"/>
      <w:marLeft w:val="0"/>
      <w:marRight w:val="0"/>
      <w:marTop w:val="0"/>
      <w:marBottom w:val="0"/>
      <w:divBdr>
        <w:top w:val="none" w:sz="0" w:space="0" w:color="auto"/>
        <w:left w:val="none" w:sz="0" w:space="0" w:color="auto"/>
        <w:bottom w:val="none" w:sz="0" w:space="0" w:color="auto"/>
        <w:right w:val="none" w:sz="0" w:space="0" w:color="auto"/>
      </w:divBdr>
      <w:divsChild>
        <w:div w:id="4426983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oleObject" Target="embeddings/oleObject1.bin"/><Relationship Id="rId10" Type="http://schemas.openxmlformats.org/officeDocument/2006/relationships/image" Target="media/image2.png"/><Relationship Id="rId4" Type="http://schemas.openxmlformats.org/officeDocument/2006/relationships/hyperlink" Target="mailto:carter.wa.daniels@gmail.com" TargetMode="External"/><Relationship Id="rId9" Type="http://schemas.openxmlformats.org/officeDocument/2006/relationships/image" Target="media/image1.png"/><Relationship Id="rId14"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TotalTime>
  <Pages>18</Pages>
  <Words>5149</Words>
  <Characters>29351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Daniels</dc:creator>
  <cp:keywords/>
  <dc:description/>
  <cp:lastModifiedBy>Carter Daniels</cp:lastModifiedBy>
  <cp:revision>17</cp:revision>
  <dcterms:created xsi:type="dcterms:W3CDTF">2022-09-20T02:29:00Z</dcterms:created>
  <dcterms:modified xsi:type="dcterms:W3CDTF">2023-08-19T20:17:00Z</dcterms:modified>
</cp:coreProperties>
</file>